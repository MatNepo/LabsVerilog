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39DE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Санкт-Петербургский политехнический университет Петра Великого</w:t>
      </w:r>
    </w:p>
    <w:p w14:paraId="22CE96AB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Институт компьютерных наук и кибербезопасности</w:t>
      </w:r>
    </w:p>
    <w:p w14:paraId="6A76E47A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lang w:val="ru-RU"/>
        </w:rPr>
        <w:t>Высшая школа компьютерных технологий и информационных систем</w:t>
      </w:r>
    </w:p>
    <w:p w14:paraId="6E280BA9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1544F74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6A78CEC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7A0DC7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136A1F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7F0475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7ECA5F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4CA7259B" w14:textId="553C2955" w:rsidR="00386043" w:rsidRPr="00A00699" w:rsidRDefault="00386043" w:rsidP="00386043">
      <w:pPr>
        <w:pStyle w:val="TextBody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86043">
        <w:rPr>
          <w:rFonts w:ascii="Times New Roman" w:hAnsi="Times New Roman" w:cs="Times New Roman"/>
          <w:b/>
          <w:sz w:val="32"/>
          <w:szCs w:val="32"/>
          <w:lang w:val="ru-RU"/>
        </w:rPr>
        <w:t xml:space="preserve">Отчёт по лабораторной работе </w:t>
      </w:r>
      <w:r>
        <w:rPr>
          <w:rFonts w:ascii="Times New Roman" w:hAnsi="Times New Roman" w:cs="Times New Roman"/>
          <w:b/>
          <w:sz w:val="32"/>
          <w:szCs w:val="32"/>
        </w:rPr>
        <w:t>Lab</w:t>
      </w:r>
      <w:r w:rsidRPr="00386043">
        <w:rPr>
          <w:rFonts w:ascii="Times New Roman" w:hAnsi="Times New Roman" w:cs="Times New Roman"/>
          <w:b/>
          <w:sz w:val="32"/>
          <w:szCs w:val="32"/>
          <w:lang w:val="ru-RU"/>
        </w:rPr>
        <w:t>_</w:t>
      </w:r>
      <w:r>
        <w:rPr>
          <w:rFonts w:ascii="Times New Roman" w:hAnsi="Times New Roman" w:cs="Times New Roman"/>
          <w:b/>
          <w:sz w:val="32"/>
          <w:szCs w:val="32"/>
        </w:rPr>
        <w:t>PD</w:t>
      </w:r>
      <w:r w:rsidR="00A00699" w:rsidRPr="00A00699">
        <w:rPr>
          <w:rFonts w:ascii="Times New Roman" w:hAnsi="Times New Roman" w:cs="Times New Roman"/>
          <w:b/>
          <w:sz w:val="32"/>
          <w:szCs w:val="32"/>
          <w:lang w:val="ru-RU"/>
        </w:rPr>
        <w:t>3</w:t>
      </w:r>
    </w:p>
    <w:p w14:paraId="435A8C5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Дисциплина: Автоматизация проектирования дискретных устройств (на английском языке)</w:t>
      </w:r>
    </w:p>
    <w:p w14:paraId="03C6C81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BF5DB36" w14:textId="77777777" w:rsidR="00386043" w:rsidRPr="00386043" w:rsidRDefault="00386043" w:rsidP="00386043">
      <w:pPr>
        <w:pStyle w:val="TextBody"/>
        <w:rPr>
          <w:rFonts w:ascii="Times New Roman" w:hAnsi="Times New Roman" w:cs="Times New Roman"/>
          <w:szCs w:val="24"/>
          <w:lang w:val="ru-RU"/>
        </w:rPr>
      </w:pPr>
    </w:p>
    <w:p w14:paraId="21E798C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4CDE1025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E1E383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Выполнил студент гр. 5130901/10101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М.Т. Непомнящий </w:t>
      </w:r>
    </w:p>
    <w:p w14:paraId="685EF7C8" w14:textId="77777777" w:rsidR="00386043" w:rsidRPr="00386043" w:rsidRDefault="00386043" w:rsidP="00386043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1E54AC38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15F9DC9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C34FFC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Руководитель 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</w:t>
      </w:r>
      <w:proofErr w:type="gramStart"/>
      <w:r w:rsidRPr="00386043">
        <w:rPr>
          <w:rFonts w:ascii="Times New Roman" w:hAnsi="Times New Roman" w:cs="Times New Roman"/>
          <w:szCs w:val="24"/>
          <w:lang w:val="ru-RU"/>
        </w:rPr>
        <w:t>А.А.</w:t>
      </w:r>
      <w:proofErr w:type="gramEnd"/>
      <w:r w:rsidRPr="00386043">
        <w:rPr>
          <w:rFonts w:ascii="Times New Roman" w:hAnsi="Times New Roman" w:cs="Times New Roman"/>
          <w:szCs w:val="24"/>
          <w:lang w:val="ru-RU"/>
        </w:rPr>
        <w:t xml:space="preserve"> Федотов</w:t>
      </w:r>
    </w:p>
    <w:p w14:paraId="5844AA37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5D42D9AB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68A55F38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B42C8FA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3C24EC4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6F89F267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1A254E9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4456D7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6847FCA" w14:textId="77777777" w:rsidR="00386043" w:rsidRPr="001E172C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742725E5" w14:textId="77777777" w:rsid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bookmarkStart w:id="0" w:name="_Toc162461791" w:displacedByCustomXml="next"/>
    <w:sdt>
      <w:sdtPr>
        <w:rPr>
          <w:rFonts w:eastAsiaTheme="minorEastAsia" w:cs="Times New Roman"/>
          <w:b w:val="0"/>
          <w:sz w:val="24"/>
          <w:szCs w:val="24"/>
          <w:lang w:eastAsia="ru-RU"/>
        </w:rPr>
        <w:id w:val="-630322427"/>
        <w:docPartObj>
          <w:docPartGallery w:val="Table of Contents"/>
          <w:docPartUnique/>
        </w:docPartObj>
      </w:sdtPr>
      <w:sdtEndPr>
        <w:rPr>
          <w:bCs/>
          <w:lang w:eastAsia="zh-CN"/>
        </w:rPr>
      </w:sdtEndPr>
      <w:sdtContent>
        <w:p w14:paraId="1CE5C744" w14:textId="77777777" w:rsidR="00386043" w:rsidRPr="003366F3" w:rsidRDefault="00386043" w:rsidP="00EA3537">
          <w:pPr>
            <w:pStyle w:val="1"/>
          </w:pPr>
          <w:r w:rsidRPr="003366F3">
            <w:t>Оглавление</w:t>
          </w:r>
          <w:bookmarkEnd w:id="0"/>
        </w:p>
        <w:p w14:paraId="218A38DA" w14:textId="3558D1CE" w:rsidR="00095E8E" w:rsidRDefault="00386043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461791" w:history="1">
            <w:r w:rsidR="00095E8E" w:rsidRPr="00AC250C">
              <w:rPr>
                <w:rStyle w:val="ae"/>
                <w:noProof/>
              </w:rPr>
              <w:t>1.</w:t>
            </w:r>
            <w:r w:rsidR="00095E8E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095E8E" w:rsidRPr="00AC250C">
              <w:rPr>
                <w:rStyle w:val="ae"/>
                <w:noProof/>
              </w:rPr>
              <w:t>Оглавление</w:t>
            </w:r>
            <w:r w:rsidR="00095E8E">
              <w:rPr>
                <w:noProof/>
                <w:webHidden/>
              </w:rPr>
              <w:tab/>
            </w:r>
            <w:r w:rsidR="00095E8E">
              <w:rPr>
                <w:noProof/>
                <w:webHidden/>
              </w:rPr>
              <w:fldChar w:fldCharType="begin"/>
            </w:r>
            <w:r w:rsidR="00095E8E">
              <w:rPr>
                <w:noProof/>
                <w:webHidden/>
              </w:rPr>
              <w:instrText xml:space="preserve"> PAGEREF _Toc162461791 \h </w:instrText>
            </w:r>
            <w:r w:rsidR="00095E8E">
              <w:rPr>
                <w:noProof/>
                <w:webHidden/>
              </w:rPr>
            </w:r>
            <w:r w:rsidR="00095E8E">
              <w:rPr>
                <w:noProof/>
                <w:webHidden/>
              </w:rPr>
              <w:fldChar w:fldCharType="separate"/>
            </w:r>
            <w:r w:rsidR="00095E8E">
              <w:rPr>
                <w:noProof/>
                <w:webHidden/>
              </w:rPr>
              <w:t>2</w:t>
            </w:r>
            <w:r w:rsidR="00095E8E">
              <w:rPr>
                <w:noProof/>
                <w:webHidden/>
              </w:rPr>
              <w:fldChar w:fldCharType="end"/>
            </w:r>
          </w:hyperlink>
        </w:p>
        <w:p w14:paraId="4EB3D6AA" w14:textId="1A8FB6A8" w:rsidR="00095E8E" w:rsidRDefault="00095E8E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792" w:history="1">
            <w:r w:rsidRPr="00AC250C">
              <w:rPr>
                <w:rStyle w:val="ae"/>
                <w:noProof/>
                <w:lang w:val="ru-RU"/>
              </w:rPr>
              <w:t>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1EEF" w14:textId="4B2D99AE" w:rsidR="00095E8E" w:rsidRDefault="00095E8E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793" w:history="1">
            <w:r w:rsidRPr="00AC250C">
              <w:rPr>
                <w:rStyle w:val="ae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2953B" w14:textId="69F13E9F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794" w:history="1">
            <w:r w:rsidRPr="00AC250C">
              <w:rPr>
                <w:rStyle w:val="ae"/>
                <w:noProof/>
                <w:lang w:val="ru-RU"/>
              </w:rPr>
              <w:t>3.1.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</w:rPr>
              <w:t>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3F38A" w14:textId="45F4247C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795" w:history="1">
            <w:r w:rsidRPr="00AC250C">
              <w:rPr>
                <w:rStyle w:val="ae"/>
                <w:noProof/>
                <w:lang w:val="ru-RU"/>
              </w:rPr>
              <w:t>Подготовка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2DFAF" w14:textId="372C8D61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796" w:history="1">
            <w:r w:rsidRPr="00AC250C">
              <w:rPr>
                <w:rStyle w:val="ae"/>
                <w:noProof/>
                <w:lang w:val="ru-RU"/>
              </w:rPr>
              <w:t xml:space="preserve">Начало работы в </w:t>
            </w:r>
            <w:r w:rsidRPr="00AC250C">
              <w:rPr>
                <w:rStyle w:val="ae"/>
                <w:noProof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BFB4A" w14:textId="472889F0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797" w:history="1">
            <w:r w:rsidRPr="00AC250C">
              <w:rPr>
                <w:rStyle w:val="ae"/>
                <w:noProof/>
                <w:lang w:val="ru-RU"/>
              </w:rPr>
              <w:t>3.2.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</w:rPr>
              <w:t xml:space="preserve">Настройка </w:t>
            </w:r>
            <w:r w:rsidRPr="00AC250C">
              <w:rPr>
                <w:rStyle w:val="ae"/>
                <w:noProof/>
                <w:lang w:val="ru-RU"/>
              </w:rPr>
              <w:t>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420FF" w14:textId="2C89C948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798" w:history="1">
            <w:r w:rsidRPr="00AC250C">
              <w:rPr>
                <w:rStyle w:val="ae"/>
                <w:noProof/>
              </w:rPr>
              <w:t>Настройка clk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2ABAE" w14:textId="328D5770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799" w:history="1">
            <w:r w:rsidRPr="00AC250C">
              <w:rPr>
                <w:rStyle w:val="ae"/>
                <w:noProof/>
                <w:lang w:val="ru-RU"/>
              </w:rPr>
              <w:t xml:space="preserve">Настройка </w:t>
            </w:r>
            <w:r w:rsidRPr="00AC250C">
              <w:rPr>
                <w:rStyle w:val="ae"/>
                <w:noProof/>
              </w:rPr>
              <w:t>sc</w:t>
            </w:r>
            <w:r w:rsidRPr="00AC250C">
              <w:rPr>
                <w:rStyle w:val="ae"/>
                <w:noProof/>
                <w:lang w:val="ru-RU"/>
              </w:rPr>
              <w:t>_</w:t>
            </w:r>
            <w:r w:rsidRPr="00AC250C">
              <w:rPr>
                <w:rStyle w:val="ae"/>
                <w:noProof/>
              </w:rPr>
              <w:t>fifo</w:t>
            </w:r>
            <w:r w:rsidRPr="00AC250C">
              <w:rPr>
                <w:rStyle w:val="ae"/>
                <w:noProof/>
                <w:lang w:val="ru-RU"/>
              </w:rPr>
              <w:t>_0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1246" w14:textId="7CEEF6C3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00" w:history="1">
            <w:r w:rsidRPr="00AC250C">
              <w:rPr>
                <w:rStyle w:val="ae"/>
                <w:noProof/>
                <w:lang w:val="ru-RU"/>
              </w:rPr>
              <w:t>Настройка</w:t>
            </w:r>
            <w:r w:rsidRPr="00AC250C">
              <w:rPr>
                <w:rStyle w:val="ae"/>
                <w:noProof/>
              </w:rPr>
              <w:t xml:space="preserve"> MyST_source_0 </w:t>
            </w:r>
            <w:r w:rsidRPr="00AC250C">
              <w:rPr>
                <w:rStyle w:val="ae"/>
                <w:noProof/>
                <w:lang w:val="ru-RU"/>
              </w:rPr>
              <w:t>и</w:t>
            </w:r>
            <w:r w:rsidRPr="00AC250C">
              <w:rPr>
                <w:rStyle w:val="ae"/>
                <w:noProof/>
              </w:rPr>
              <w:t xml:space="preserve"> MyST_sink_0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6B5A9" w14:textId="407ECCAE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01" w:history="1">
            <w:r w:rsidRPr="00AC250C">
              <w:rPr>
                <w:rStyle w:val="ae"/>
                <w:noProof/>
                <w:lang w:val="ru-RU"/>
              </w:rPr>
              <w:t>3.3.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>Подключение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3F102" w14:textId="40E09AB0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02" w:history="1">
            <w:r w:rsidRPr="00AC250C">
              <w:rPr>
                <w:rStyle w:val="ae"/>
                <w:noProof/>
              </w:rPr>
              <w:t>Подключение тактового сигнала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1A0AE" w14:textId="7B444220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03" w:history="1">
            <w:r w:rsidRPr="00AC250C">
              <w:rPr>
                <w:rStyle w:val="ae"/>
                <w:noProof/>
                <w:lang w:val="ru-RU"/>
              </w:rPr>
              <w:t xml:space="preserve">Подключение сигнала </w:t>
            </w:r>
            <w:r w:rsidRPr="00AC250C">
              <w:rPr>
                <w:rStyle w:val="ae"/>
                <w:noProof/>
              </w:rPr>
              <w:t>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E33EF" w14:textId="2B671809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04" w:history="1">
            <w:r w:rsidRPr="00AC250C">
              <w:rPr>
                <w:rStyle w:val="ae"/>
                <w:noProof/>
                <w:lang w:val="ru-RU"/>
              </w:rPr>
              <w:t>3.4.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</w:rPr>
              <w:t>Подключение Avalon-MM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B5A6D" w14:textId="0573A80A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05" w:history="1">
            <w:r w:rsidRPr="00AC250C">
              <w:rPr>
                <w:rStyle w:val="ae"/>
                <w:noProof/>
                <w:lang w:val="ru-RU"/>
              </w:rPr>
              <w:t>3.5.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>Экспорт выводов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8D227" w14:textId="1A630BC0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06" w:history="1">
            <w:r w:rsidRPr="00AC250C">
              <w:rPr>
                <w:rStyle w:val="ae"/>
                <w:noProof/>
                <w:lang w:val="ru-RU"/>
              </w:rPr>
              <w:t>3.6.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>Настройка</w:t>
            </w:r>
            <w:r w:rsidRPr="00AC250C">
              <w:rPr>
                <w:rStyle w:val="ae"/>
                <w:noProof/>
              </w:rPr>
              <w:t xml:space="preserve"> my_master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2F1BE" w14:textId="414380D5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07" w:history="1">
            <w:r w:rsidRPr="00AC250C">
              <w:rPr>
                <w:rStyle w:val="ae"/>
                <w:noProof/>
                <w:lang w:val="ru-RU"/>
              </w:rPr>
              <w:t>3.7.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</w:rPr>
              <w:t>Анализ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DC1D" w14:textId="3B6A76D5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08" w:history="1">
            <w:r w:rsidRPr="00AC250C">
              <w:rPr>
                <w:rStyle w:val="ae"/>
                <w:noProof/>
              </w:rPr>
              <w:t>Проверка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9396C" w14:textId="09D443DE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09" w:history="1">
            <w:r w:rsidRPr="00AC250C">
              <w:rPr>
                <w:rStyle w:val="ae"/>
                <w:noProof/>
                <w:lang w:val="ru-RU"/>
              </w:rPr>
              <w:t xml:space="preserve">Анализ с помощью </w:t>
            </w:r>
            <w:r w:rsidRPr="00AC250C">
              <w:rPr>
                <w:rStyle w:val="ae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CBDD" w14:textId="6FCEFEFD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10" w:history="1">
            <w:r w:rsidRPr="00AC250C">
              <w:rPr>
                <w:rStyle w:val="ae"/>
                <w:noProof/>
                <w:lang w:val="ru-RU"/>
              </w:rPr>
              <w:t>Генерация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598C7" w14:textId="0B296975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11" w:history="1">
            <w:r w:rsidRPr="00AC250C">
              <w:rPr>
                <w:rStyle w:val="ae"/>
                <w:noProof/>
                <w:lang w:val="ru-RU"/>
              </w:rPr>
              <w:t>Анализ подключенных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2ECAD" w14:textId="5C30F41F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12" w:history="1">
            <w:r w:rsidRPr="00AC250C">
              <w:rPr>
                <w:rStyle w:val="ae"/>
                <w:noProof/>
                <w:lang w:val="ru-RU"/>
              </w:rPr>
              <w:t>3.8.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>Подключение файлов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E6F48" w14:textId="74E6F11C" w:rsidR="00095E8E" w:rsidRDefault="00095E8E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13" w:history="1">
            <w:r w:rsidRPr="00AC250C">
              <w:rPr>
                <w:rStyle w:val="ae"/>
                <w:noProof/>
                <w:lang w:val="ru-RU"/>
              </w:rPr>
              <w:t>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>Тестирование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ED1A" w14:textId="766A6843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14" w:history="1">
            <w:r w:rsidRPr="00AC250C">
              <w:rPr>
                <w:rStyle w:val="ae"/>
                <w:noProof/>
                <w:lang w:val="ru-RU"/>
              </w:rPr>
              <w:t>4.1.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 xml:space="preserve">Тестирование средствами </w:t>
            </w:r>
            <w:r w:rsidRPr="00AC250C">
              <w:rPr>
                <w:rStyle w:val="ae"/>
                <w:noProof/>
              </w:rPr>
              <w:t>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7F760" w14:textId="797EDAFB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15" w:history="1">
            <w:r w:rsidRPr="00AC250C">
              <w:rPr>
                <w:rStyle w:val="ae"/>
                <w:noProof/>
                <w:lang w:val="ru-RU"/>
              </w:rPr>
              <w:t>Создание тестового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24AC" w14:textId="3C12A550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16" w:history="1">
            <w:r w:rsidRPr="00AC250C">
              <w:rPr>
                <w:rStyle w:val="ae"/>
                <w:noProof/>
                <w:lang w:val="ru-RU"/>
              </w:rPr>
              <w:t xml:space="preserve">Симуляция средствами </w:t>
            </w:r>
            <w:r w:rsidRPr="00AC250C">
              <w:rPr>
                <w:rStyle w:val="ae"/>
                <w:noProof/>
              </w:rPr>
              <w:t>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DABA2" w14:textId="7CB63F6E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17" w:history="1">
            <w:r w:rsidRPr="00AC250C">
              <w:rPr>
                <w:rStyle w:val="ae"/>
                <w:noProof/>
                <w:lang w:val="ru-RU"/>
              </w:rPr>
              <w:t>4.2.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 xml:space="preserve">Тестирование средствами </w:t>
            </w:r>
            <w:r w:rsidRPr="00AC250C">
              <w:rPr>
                <w:rStyle w:val="ae"/>
                <w:noProof/>
              </w:rPr>
              <w:t>Signal</w:t>
            </w:r>
            <w:r w:rsidRPr="00AC250C">
              <w:rPr>
                <w:rStyle w:val="ae"/>
                <w:noProof/>
                <w:lang w:val="ru-RU"/>
              </w:rPr>
              <w:t xml:space="preserve"> </w:t>
            </w:r>
            <w:r w:rsidRPr="00AC250C">
              <w:rPr>
                <w:rStyle w:val="ae"/>
                <w:noProof/>
              </w:rPr>
              <w:t>Tap</w:t>
            </w:r>
            <w:r w:rsidRPr="00AC250C">
              <w:rPr>
                <w:rStyle w:val="ae"/>
                <w:noProof/>
                <w:lang w:val="ru-RU"/>
              </w:rPr>
              <w:t xml:space="preserve"> </w:t>
            </w:r>
            <w:r w:rsidRPr="00AC250C">
              <w:rPr>
                <w:rStyle w:val="ae"/>
                <w:noProof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E34D4" w14:textId="17A429D2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18" w:history="1">
            <w:r w:rsidRPr="00AC250C">
              <w:rPr>
                <w:rStyle w:val="ae"/>
                <w:noProof/>
                <w:lang w:val="ru-RU"/>
              </w:rPr>
              <w:t>Создание файла для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D6DBA" w14:textId="0EA23403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19" w:history="1">
            <w:r w:rsidRPr="00AC250C">
              <w:rPr>
                <w:rStyle w:val="ae"/>
                <w:noProof/>
                <w:lang w:val="ru-RU"/>
              </w:rPr>
              <w:t xml:space="preserve">Настройка </w:t>
            </w:r>
            <w:r w:rsidRPr="00AC250C">
              <w:rPr>
                <w:rStyle w:val="ae"/>
                <w:noProof/>
              </w:rPr>
              <w:t>Signal</w:t>
            </w:r>
            <w:r w:rsidRPr="00AC250C">
              <w:rPr>
                <w:rStyle w:val="ae"/>
                <w:noProof/>
                <w:lang w:val="ru-RU"/>
              </w:rPr>
              <w:t xml:space="preserve"> </w:t>
            </w:r>
            <w:r w:rsidRPr="00AC250C">
              <w:rPr>
                <w:rStyle w:val="ae"/>
                <w:noProof/>
              </w:rPr>
              <w:t>Tap</w:t>
            </w:r>
            <w:r w:rsidRPr="00AC250C">
              <w:rPr>
                <w:rStyle w:val="ae"/>
                <w:noProof/>
                <w:lang w:val="ru-RU"/>
              </w:rPr>
              <w:t xml:space="preserve"> </w:t>
            </w:r>
            <w:r w:rsidRPr="00AC250C">
              <w:rPr>
                <w:rStyle w:val="ae"/>
                <w:noProof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741B4" w14:textId="57032700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20" w:history="1">
            <w:r w:rsidRPr="00AC250C">
              <w:rPr>
                <w:rStyle w:val="ae"/>
                <w:noProof/>
                <w:lang w:val="ru-RU"/>
              </w:rPr>
              <w:t xml:space="preserve">Тестирование на плате средствами </w:t>
            </w:r>
            <w:r w:rsidRPr="00AC250C">
              <w:rPr>
                <w:rStyle w:val="ae"/>
                <w:noProof/>
              </w:rPr>
              <w:t>Signal</w:t>
            </w:r>
            <w:r w:rsidRPr="00AC250C">
              <w:rPr>
                <w:rStyle w:val="ae"/>
                <w:noProof/>
                <w:lang w:val="ru-RU"/>
              </w:rPr>
              <w:t xml:space="preserve"> </w:t>
            </w:r>
            <w:r w:rsidRPr="00AC250C">
              <w:rPr>
                <w:rStyle w:val="ae"/>
                <w:noProof/>
              </w:rPr>
              <w:t>Tap</w:t>
            </w:r>
            <w:r w:rsidRPr="00AC250C">
              <w:rPr>
                <w:rStyle w:val="ae"/>
                <w:noProof/>
                <w:lang w:val="ru-RU"/>
              </w:rPr>
              <w:t xml:space="preserve"> </w:t>
            </w:r>
            <w:r w:rsidRPr="00AC250C">
              <w:rPr>
                <w:rStyle w:val="ae"/>
                <w:noProof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054A8" w14:textId="3FB2CED1" w:rsidR="00095E8E" w:rsidRDefault="00095E8E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21" w:history="1">
            <w:r w:rsidRPr="00AC250C">
              <w:rPr>
                <w:rStyle w:val="ae"/>
                <w:noProof/>
                <w:lang w:val="ru-RU"/>
              </w:rPr>
              <w:t>5.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C88B3" w14:textId="61409956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22" w:history="1">
            <w:r w:rsidRPr="00AC250C">
              <w:rPr>
                <w:rStyle w:val="ae"/>
                <w:noProof/>
                <w:lang w:val="ru-RU"/>
              </w:rPr>
              <w:t>5.1.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>Изменение значений по варианту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5026F" w14:textId="5EF1BF34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23" w:history="1">
            <w:r w:rsidRPr="00AC250C">
              <w:rPr>
                <w:rStyle w:val="ae"/>
                <w:noProof/>
                <w:lang w:val="ru-RU"/>
              </w:rPr>
              <w:t xml:space="preserve">Изменение адресов </w:t>
            </w:r>
            <w:r w:rsidRPr="00AC250C">
              <w:rPr>
                <w:rStyle w:val="ae"/>
                <w:noProof/>
              </w:rPr>
              <w:t>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B3A22" w14:textId="40D3FCEB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24" w:history="1">
            <w:r w:rsidRPr="00AC250C">
              <w:rPr>
                <w:rStyle w:val="ae"/>
                <w:noProof/>
                <w:lang w:val="ru-RU"/>
              </w:rPr>
              <w:t xml:space="preserve">Изменение компонента </w:t>
            </w:r>
            <w:r w:rsidRPr="00AC250C">
              <w:rPr>
                <w:rStyle w:val="ae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21413" w14:textId="7803A832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25" w:history="1">
            <w:r w:rsidRPr="00AC250C">
              <w:rPr>
                <w:rStyle w:val="ae"/>
                <w:noProof/>
                <w:lang w:val="ru-RU"/>
              </w:rPr>
              <w:t>5.2.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 xml:space="preserve">Тестирование средствами </w:t>
            </w:r>
            <w:r w:rsidRPr="00AC250C">
              <w:rPr>
                <w:rStyle w:val="ae"/>
                <w:noProof/>
              </w:rPr>
              <w:t>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90222" w14:textId="4E62731D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26" w:history="1">
            <w:r w:rsidRPr="00AC250C">
              <w:rPr>
                <w:rStyle w:val="ae"/>
                <w:noProof/>
                <w:lang w:val="ru-RU"/>
              </w:rPr>
              <w:t xml:space="preserve">Симуляция средствами </w:t>
            </w:r>
            <w:r w:rsidRPr="00AC250C">
              <w:rPr>
                <w:rStyle w:val="ae"/>
                <w:noProof/>
              </w:rPr>
              <w:t>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3950A" w14:textId="78ABFF08" w:rsidR="00095E8E" w:rsidRDefault="00095E8E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27" w:history="1">
            <w:r w:rsidRPr="00AC250C">
              <w:rPr>
                <w:rStyle w:val="ae"/>
                <w:noProof/>
                <w:lang w:val="ru-RU"/>
              </w:rPr>
              <w:t>5.3.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  <w:lang w:val="ru-RU"/>
              </w:rPr>
              <w:t xml:space="preserve">Тестирование средствами </w:t>
            </w:r>
            <w:r w:rsidRPr="00AC250C">
              <w:rPr>
                <w:rStyle w:val="ae"/>
                <w:noProof/>
              </w:rPr>
              <w:t>Signal</w:t>
            </w:r>
            <w:r w:rsidRPr="00AC250C">
              <w:rPr>
                <w:rStyle w:val="ae"/>
                <w:noProof/>
                <w:lang w:val="ru-RU"/>
              </w:rPr>
              <w:t xml:space="preserve"> </w:t>
            </w:r>
            <w:r w:rsidRPr="00AC250C">
              <w:rPr>
                <w:rStyle w:val="ae"/>
                <w:noProof/>
              </w:rPr>
              <w:t>Tap</w:t>
            </w:r>
            <w:r w:rsidRPr="00AC250C">
              <w:rPr>
                <w:rStyle w:val="ae"/>
                <w:noProof/>
                <w:lang w:val="ru-RU"/>
              </w:rPr>
              <w:t xml:space="preserve"> </w:t>
            </w:r>
            <w:r w:rsidRPr="00AC250C">
              <w:rPr>
                <w:rStyle w:val="ae"/>
                <w:noProof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96D6F" w14:textId="52870C88" w:rsidR="00095E8E" w:rsidRDefault="00095E8E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28" w:history="1">
            <w:r w:rsidRPr="00AC250C">
              <w:rPr>
                <w:rStyle w:val="ae"/>
                <w:noProof/>
                <w:lang w:val="ru-RU"/>
              </w:rPr>
              <w:t xml:space="preserve">Тестирование на плате средствами </w:t>
            </w:r>
            <w:r w:rsidRPr="00AC250C">
              <w:rPr>
                <w:rStyle w:val="ae"/>
                <w:noProof/>
              </w:rPr>
              <w:t>Signal</w:t>
            </w:r>
            <w:r w:rsidRPr="00AC250C">
              <w:rPr>
                <w:rStyle w:val="ae"/>
                <w:noProof/>
                <w:lang w:val="ru-RU"/>
              </w:rPr>
              <w:t xml:space="preserve"> </w:t>
            </w:r>
            <w:r w:rsidRPr="00AC250C">
              <w:rPr>
                <w:rStyle w:val="ae"/>
                <w:noProof/>
              </w:rPr>
              <w:t>Tap</w:t>
            </w:r>
            <w:r w:rsidRPr="00AC250C">
              <w:rPr>
                <w:rStyle w:val="ae"/>
                <w:noProof/>
                <w:lang w:val="ru-RU"/>
              </w:rPr>
              <w:t xml:space="preserve"> </w:t>
            </w:r>
            <w:r w:rsidRPr="00AC250C">
              <w:rPr>
                <w:rStyle w:val="ae"/>
                <w:noProof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81C21" w14:textId="74D14A74" w:rsidR="00095E8E" w:rsidRDefault="00095E8E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461829" w:history="1">
            <w:r w:rsidRPr="00AC250C">
              <w:rPr>
                <w:rStyle w:val="ae"/>
                <w:noProof/>
                <w:lang w:val="ru-RU"/>
              </w:rPr>
              <w:t>6.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AC250C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8C6E" w14:textId="40CC11E7" w:rsidR="00386043" w:rsidRDefault="00386043" w:rsidP="00386043">
          <w:pPr>
            <w:pStyle w:val="11"/>
            <w:tabs>
              <w:tab w:val="left" w:pos="1200"/>
              <w:tab w:val="right" w:leader="dot" w:pos="9350"/>
            </w:tabs>
          </w:pPr>
          <w:r>
            <w:rPr>
              <w:b/>
              <w:bCs/>
            </w:rPr>
            <w:fldChar w:fldCharType="end"/>
          </w:r>
        </w:p>
      </w:sdtContent>
    </w:sdt>
    <w:p w14:paraId="14972644" w14:textId="77777777" w:rsidR="00386043" w:rsidRPr="00214AC9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br w:type="page"/>
      </w:r>
    </w:p>
    <w:p w14:paraId="05A3AB11" w14:textId="77777777" w:rsidR="00386043" w:rsidRPr="009465D3" w:rsidRDefault="00386043" w:rsidP="00386043">
      <w:pPr>
        <w:pStyle w:val="af"/>
        <w:tabs>
          <w:tab w:val="right" w:leader="dot" w:pos="9350"/>
        </w:tabs>
        <w:spacing w:after="240" w:line="480" w:lineRule="auto"/>
        <w:jc w:val="center"/>
        <w:rPr>
          <w:b/>
          <w:bCs/>
          <w:sz w:val="28"/>
          <w:szCs w:val="28"/>
        </w:rPr>
      </w:pPr>
      <w:r w:rsidRPr="009465D3">
        <w:rPr>
          <w:b/>
          <w:bCs/>
          <w:sz w:val="28"/>
          <w:szCs w:val="28"/>
        </w:rPr>
        <w:lastRenderedPageBreak/>
        <w:t>Список иллюстраций</w:t>
      </w:r>
    </w:p>
    <w:p w14:paraId="547F51C4" w14:textId="114C16C2" w:rsidR="00095E8E" w:rsidRDefault="0038604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2461830" w:history="1">
        <w:r w:rsidR="00095E8E" w:rsidRPr="00A02A03">
          <w:rPr>
            <w:rStyle w:val="ae"/>
            <w:noProof/>
            <w:lang w:val="ru-RU"/>
          </w:rPr>
          <w:t>Рис. 1 – Структура проекта</w:t>
        </w:r>
        <w:r w:rsidR="00095E8E">
          <w:rPr>
            <w:noProof/>
            <w:webHidden/>
          </w:rPr>
          <w:tab/>
        </w:r>
        <w:r w:rsidR="00095E8E">
          <w:rPr>
            <w:noProof/>
            <w:webHidden/>
          </w:rPr>
          <w:fldChar w:fldCharType="begin"/>
        </w:r>
        <w:r w:rsidR="00095E8E">
          <w:rPr>
            <w:noProof/>
            <w:webHidden/>
          </w:rPr>
          <w:instrText xml:space="preserve"> PAGEREF _Toc162461830 \h </w:instrText>
        </w:r>
        <w:r w:rsidR="00095E8E">
          <w:rPr>
            <w:noProof/>
            <w:webHidden/>
          </w:rPr>
        </w:r>
        <w:r w:rsidR="00095E8E">
          <w:rPr>
            <w:noProof/>
            <w:webHidden/>
          </w:rPr>
          <w:fldChar w:fldCharType="separate"/>
        </w:r>
        <w:r w:rsidR="00095E8E">
          <w:rPr>
            <w:noProof/>
            <w:webHidden/>
          </w:rPr>
          <w:t>5</w:t>
        </w:r>
        <w:r w:rsidR="00095E8E">
          <w:rPr>
            <w:noProof/>
            <w:webHidden/>
          </w:rPr>
          <w:fldChar w:fldCharType="end"/>
        </w:r>
      </w:hyperlink>
    </w:p>
    <w:p w14:paraId="3370AEF6" w14:textId="4368B546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31" w:history="1">
        <w:r w:rsidRPr="00A02A03">
          <w:rPr>
            <w:rStyle w:val="ae"/>
            <w:noProof/>
            <w:lang w:val="ru-RU"/>
          </w:rPr>
          <w:t xml:space="preserve">Рис. 2 – Задания пути к библиотеке </w:t>
        </w:r>
        <w:r w:rsidRPr="00A02A03">
          <w:rPr>
            <w:rStyle w:val="ae"/>
            <w:noProof/>
          </w:rPr>
          <w:t>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F4D648" w14:textId="2ECDB013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32" w:history="1">
        <w:r w:rsidRPr="00A02A03">
          <w:rPr>
            <w:rStyle w:val="ae"/>
            <w:noProof/>
            <w:lang w:val="ru-RU"/>
          </w:rPr>
          <w:t>Рис</w:t>
        </w:r>
        <w:r w:rsidRPr="00A02A03">
          <w:rPr>
            <w:rStyle w:val="ae"/>
            <w:noProof/>
          </w:rPr>
          <w:t xml:space="preserve">. 3 – </w:t>
        </w:r>
        <w:r w:rsidRPr="00A02A03">
          <w:rPr>
            <w:rStyle w:val="ae"/>
            <w:noProof/>
            <w:lang w:val="ru-RU"/>
          </w:rPr>
          <w:t>Исходное</w:t>
        </w:r>
        <w:r w:rsidRPr="00A02A03">
          <w:rPr>
            <w:rStyle w:val="ae"/>
            <w:noProof/>
          </w:rPr>
          <w:t xml:space="preserve"> </w:t>
        </w:r>
        <w:r w:rsidRPr="00A02A03">
          <w:rPr>
            <w:rStyle w:val="ae"/>
            <w:noProof/>
            <w:lang w:val="ru-RU"/>
          </w:rPr>
          <w:t>окно</w:t>
        </w:r>
        <w:r w:rsidRPr="00A02A03">
          <w:rPr>
            <w:rStyle w:val="ae"/>
            <w:noProof/>
          </w:rPr>
          <w:t xml:space="preserve"> 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CD4380" w14:textId="7588A113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33" w:history="1">
        <w:r w:rsidRPr="00A02A03">
          <w:rPr>
            <w:rStyle w:val="ae"/>
            <w:noProof/>
            <w:lang w:val="ru-RU"/>
          </w:rPr>
          <w:t>Рис. 4 – Добавление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A359F2" w14:textId="18E66CED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34" w:history="1">
        <w:r w:rsidRPr="00A02A03">
          <w:rPr>
            <w:rStyle w:val="ae"/>
            <w:noProof/>
          </w:rPr>
          <w:t xml:space="preserve">Рис. 5 – </w:t>
        </w:r>
        <w:r w:rsidRPr="00A02A03">
          <w:rPr>
            <w:rStyle w:val="ae"/>
            <w:noProof/>
            <w:lang w:val="ru-RU"/>
          </w:rPr>
          <w:t>Переименование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BE6796" w14:textId="60D4EBD5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35" w:history="1">
        <w:r w:rsidRPr="00A02A03">
          <w:rPr>
            <w:rStyle w:val="ae"/>
            <w:noProof/>
            <w:lang w:val="ru-RU"/>
          </w:rPr>
          <w:t xml:space="preserve">Рис. 6 – Настройка компонента </w:t>
        </w:r>
        <w:r w:rsidRPr="00A02A03">
          <w:rPr>
            <w:rStyle w:val="ae"/>
            <w:noProof/>
          </w:rPr>
          <w:t>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98DB0F" w14:textId="3DA52774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36" w:history="1">
        <w:r w:rsidRPr="00A02A03">
          <w:rPr>
            <w:rStyle w:val="ae"/>
            <w:noProof/>
            <w:lang w:val="ru-RU"/>
          </w:rPr>
          <w:t xml:space="preserve">Рис. 7 – Настройка компонента </w:t>
        </w:r>
        <w:r w:rsidRPr="00A02A03">
          <w:rPr>
            <w:rStyle w:val="ae"/>
            <w:noProof/>
          </w:rPr>
          <w:t>sc</w:t>
        </w:r>
        <w:r w:rsidRPr="00A02A03">
          <w:rPr>
            <w:rStyle w:val="ae"/>
            <w:noProof/>
            <w:lang w:val="ru-RU"/>
          </w:rPr>
          <w:t>_</w:t>
        </w:r>
        <w:r w:rsidRPr="00A02A03">
          <w:rPr>
            <w:rStyle w:val="ae"/>
            <w:noProof/>
          </w:rPr>
          <w:t>fifo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1881B2" w14:textId="79D0B6F2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37" w:history="1">
        <w:r w:rsidRPr="00A02A03">
          <w:rPr>
            <w:rStyle w:val="ae"/>
            <w:noProof/>
            <w:lang w:val="ru-RU"/>
          </w:rPr>
          <w:t xml:space="preserve">Рис. </w:t>
        </w:r>
        <w:r w:rsidRPr="00A02A03">
          <w:rPr>
            <w:rStyle w:val="ae"/>
            <w:noProof/>
          </w:rPr>
          <w:t>8</w:t>
        </w:r>
        <w:r w:rsidRPr="00A02A03">
          <w:rPr>
            <w:rStyle w:val="ae"/>
            <w:noProof/>
            <w:lang w:val="ru-RU"/>
          </w:rPr>
          <w:t xml:space="preserve"> – Система после переименования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349329" w14:textId="23D09F61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38" w:history="1">
        <w:r w:rsidRPr="00A02A03">
          <w:rPr>
            <w:rStyle w:val="ae"/>
            <w:noProof/>
            <w:lang w:val="ru-RU"/>
          </w:rPr>
          <w:t>Рис. 9 – Подключение тактового сигнала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4B5C" w14:textId="53B95047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39" w:history="1">
        <w:r w:rsidRPr="00A02A03">
          <w:rPr>
            <w:rStyle w:val="ae"/>
            <w:noProof/>
            <w:lang w:val="ru-RU"/>
          </w:rPr>
          <w:t>Рис. 10 – Подключение тактового сигнала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9DDC7E" w14:textId="62A7A6A0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40" w:history="1">
        <w:r w:rsidRPr="00A02A03">
          <w:rPr>
            <w:rStyle w:val="ae"/>
            <w:noProof/>
            <w:lang w:val="ru-RU"/>
          </w:rPr>
          <w:t xml:space="preserve">Рис. </w:t>
        </w:r>
        <w:r w:rsidRPr="00A02A03">
          <w:rPr>
            <w:rStyle w:val="ae"/>
            <w:noProof/>
          </w:rPr>
          <w:t>11</w:t>
        </w:r>
        <w:r w:rsidRPr="00A02A03">
          <w:rPr>
            <w:rStyle w:val="ae"/>
            <w:noProof/>
            <w:lang w:val="ru-RU"/>
          </w:rPr>
          <w:t xml:space="preserve"> – Подключение сигнала </w:t>
        </w:r>
        <w:r w:rsidRPr="00A02A03">
          <w:rPr>
            <w:rStyle w:val="ae"/>
            <w:noProof/>
          </w:rPr>
          <w:t>Reset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20B6F8" w14:textId="1C675F83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41" w:history="1">
        <w:r w:rsidRPr="00A02A03">
          <w:rPr>
            <w:rStyle w:val="ae"/>
            <w:noProof/>
            <w:lang w:val="ru-RU"/>
          </w:rPr>
          <w:t xml:space="preserve">Рис. 12 – Подключение </w:t>
        </w:r>
        <w:r w:rsidRPr="00A02A03">
          <w:rPr>
            <w:rStyle w:val="ae"/>
            <w:noProof/>
          </w:rPr>
          <w:t>Avalon</w:t>
        </w:r>
        <w:r w:rsidRPr="00A02A03">
          <w:rPr>
            <w:rStyle w:val="ae"/>
            <w:noProof/>
            <w:lang w:val="ru-RU"/>
          </w:rPr>
          <w:t>-</w:t>
        </w:r>
        <w:r w:rsidRPr="00A02A03">
          <w:rPr>
            <w:rStyle w:val="ae"/>
            <w:noProof/>
          </w:rPr>
          <w:t>MM</w:t>
        </w:r>
        <w:r w:rsidRPr="00A02A03">
          <w:rPr>
            <w:rStyle w:val="ae"/>
            <w:noProof/>
            <w:lang w:val="ru-RU"/>
          </w:rPr>
          <w:t xml:space="preserve">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184932" w14:textId="686E499F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42" w:history="1">
        <w:r w:rsidRPr="00A02A03">
          <w:rPr>
            <w:rStyle w:val="ae"/>
            <w:noProof/>
            <w:lang w:val="ru-RU"/>
          </w:rPr>
          <w:t>Рис. 13 – Фиксация адресов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BCDBCD" w14:textId="350B00B5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43" w:history="1">
        <w:r w:rsidRPr="00A02A03">
          <w:rPr>
            <w:rStyle w:val="ae"/>
            <w:noProof/>
            <w:lang w:val="ru-RU"/>
          </w:rPr>
          <w:t>Рис. 14 – Назначение правильных адресов для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49431A" w14:textId="7BD06AB0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44" w:history="1">
        <w:r w:rsidRPr="00A02A03">
          <w:rPr>
            <w:rStyle w:val="ae"/>
            <w:noProof/>
            <w:lang w:val="ru-RU"/>
          </w:rPr>
          <w:t>Рис. 15 – Проверка корректности адресов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A03168" w14:textId="5E4F09AC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45" w:history="1">
        <w:r w:rsidRPr="00A02A03">
          <w:rPr>
            <w:rStyle w:val="ae"/>
            <w:noProof/>
          </w:rPr>
          <w:t>Рис. 16</w:t>
        </w:r>
        <w:r w:rsidRPr="00A02A03">
          <w:rPr>
            <w:rStyle w:val="ae"/>
            <w:noProof/>
            <w:lang w:val="ru-RU"/>
          </w:rPr>
          <w:t xml:space="preserve"> – Экспорт выводов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945173" w14:textId="3A6EAECD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46" w:history="1">
        <w:r w:rsidRPr="00A02A03">
          <w:rPr>
            <w:rStyle w:val="ae"/>
            <w:noProof/>
            <w:lang w:val="ru-RU"/>
          </w:rPr>
          <w:t xml:space="preserve">Рис. 17 – Настройка компонента </w:t>
        </w:r>
        <w:r w:rsidRPr="00A02A03">
          <w:rPr>
            <w:rStyle w:val="ae"/>
            <w:noProof/>
          </w:rPr>
          <w:t>my</w:t>
        </w:r>
        <w:r w:rsidRPr="00A02A03">
          <w:rPr>
            <w:rStyle w:val="ae"/>
            <w:noProof/>
            <w:lang w:val="ru-RU"/>
          </w:rPr>
          <w:t>_</w:t>
        </w:r>
        <w:r w:rsidRPr="00A02A03">
          <w:rPr>
            <w:rStyle w:val="ae"/>
            <w:noProof/>
          </w:rPr>
          <w:t>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058D8E" w14:textId="499B3661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47" w:history="1">
        <w:r w:rsidRPr="00A02A03">
          <w:rPr>
            <w:rStyle w:val="ae"/>
            <w:noProof/>
            <w:lang w:val="ru-RU"/>
          </w:rPr>
          <w:t xml:space="preserve">Рис. </w:t>
        </w:r>
        <w:r w:rsidRPr="00A02A03">
          <w:rPr>
            <w:rStyle w:val="ae"/>
            <w:noProof/>
          </w:rPr>
          <w:t>18</w:t>
        </w:r>
        <w:r w:rsidRPr="00A02A03">
          <w:rPr>
            <w:rStyle w:val="ae"/>
            <w:noProof/>
            <w:lang w:val="ru-RU"/>
          </w:rPr>
          <w:t xml:space="preserve"> – Проверка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146631" w14:textId="3F44020B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48" w:history="1">
        <w:r w:rsidRPr="00A02A03">
          <w:rPr>
            <w:rStyle w:val="ae"/>
            <w:noProof/>
            <w:lang w:val="ru-RU"/>
          </w:rPr>
          <w:t>Рис. 19 – Символ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A124F8" w14:textId="1A8FD930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49" w:history="1">
        <w:r w:rsidRPr="00A02A03">
          <w:rPr>
            <w:rStyle w:val="ae"/>
            <w:noProof/>
            <w:lang w:val="ru-RU"/>
          </w:rPr>
          <w:t>Рис</w:t>
        </w:r>
        <w:r w:rsidRPr="00A02A03">
          <w:rPr>
            <w:rStyle w:val="ae"/>
            <w:noProof/>
          </w:rPr>
          <w:t xml:space="preserve">. 20 – </w:t>
        </w:r>
        <w:r w:rsidRPr="00A02A03">
          <w:rPr>
            <w:rStyle w:val="ae"/>
            <w:noProof/>
            <w:lang w:val="ru-RU"/>
          </w:rPr>
          <w:t>Анализ</w:t>
        </w:r>
        <w:r w:rsidRPr="00A02A03">
          <w:rPr>
            <w:rStyle w:val="ae"/>
            <w:noProof/>
          </w:rPr>
          <w:t xml:space="preserve"> </w:t>
        </w:r>
        <w:r w:rsidRPr="00A02A03">
          <w:rPr>
            <w:rStyle w:val="ae"/>
            <w:noProof/>
            <w:lang w:val="ru-RU"/>
          </w:rPr>
          <w:t>проблемных</w:t>
        </w:r>
        <w:r w:rsidRPr="00A02A03">
          <w:rPr>
            <w:rStyle w:val="ae"/>
            <w:noProof/>
          </w:rPr>
          <w:t xml:space="preserve"> </w:t>
        </w:r>
        <w:r w:rsidRPr="00A02A03">
          <w:rPr>
            <w:rStyle w:val="ae"/>
            <w:noProof/>
            <w:lang w:val="ru-RU"/>
          </w:rPr>
          <w:t>подключений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13F64B" w14:textId="054BFD0E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50" w:history="1">
        <w:r w:rsidRPr="00A02A03">
          <w:rPr>
            <w:rStyle w:val="ae"/>
            <w:noProof/>
          </w:rPr>
          <w:t>Рис. 21 – Show System with QSYS Interconnect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DC5791" w14:textId="1F858113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51" w:history="1">
        <w:r w:rsidRPr="00A02A03">
          <w:rPr>
            <w:rStyle w:val="ae"/>
            <w:noProof/>
            <w:lang w:val="ru-RU"/>
          </w:rPr>
          <w:t xml:space="preserve">Рис. 22 – </w:t>
        </w:r>
        <w:r w:rsidRPr="00A02A03">
          <w:rPr>
            <w:rStyle w:val="ae"/>
            <w:noProof/>
          </w:rPr>
          <w:t>Schematic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18119D" w14:textId="30CDC8B4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52" w:history="1">
        <w:r w:rsidRPr="00A02A03">
          <w:rPr>
            <w:rStyle w:val="ae"/>
            <w:noProof/>
            <w:lang w:val="ru-RU"/>
          </w:rPr>
          <w:t xml:space="preserve">Рис. 23 – Предустановки окна </w:t>
        </w:r>
        <w:r w:rsidRPr="00A02A03">
          <w:rPr>
            <w:rStyle w:val="ae"/>
            <w:noProof/>
          </w:rPr>
          <w:t>Genreration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68C03B" w14:textId="400DD06E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53" w:history="1">
        <w:r w:rsidRPr="00A02A03">
          <w:rPr>
            <w:rStyle w:val="ae"/>
            <w:noProof/>
            <w:lang w:val="ru-RU"/>
          </w:rPr>
          <w:t xml:space="preserve">Рис. 24 – Проверка успешности генерации </w:t>
        </w:r>
        <w:r w:rsidRPr="00A02A03">
          <w:rPr>
            <w:rStyle w:val="ae"/>
            <w:noProof/>
          </w:rPr>
          <w:t>HDL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A34537" w14:textId="73B6BF18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54" w:history="1">
        <w:r w:rsidRPr="00A02A03">
          <w:rPr>
            <w:rStyle w:val="ae"/>
            <w:noProof/>
            <w:lang w:val="ru-RU"/>
          </w:rPr>
          <w:t xml:space="preserve">Рис. </w:t>
        </w:r>
        <w:r w:rsidRPr="00A02A03">
          <w:rPr>
            <w:rStyle w:val="ae"/>
            <w:noProof/>
          </w:rPr>
          <w:t>25</w:t>
        </w:r>
        <w:r w:rsidRPr="00A02A03">
          <w:rPr>
            <w:rStyle w:val="ae"/>
            <w:noProof/>
            <w:lang w:val="ru-RU"/>
          </w:rPr>
          <w:t xml:space="preserve"> – Файл компонента </w:t>
        </w:r>
        <w:r w:rsidRPr="00A02A03">
          <w:rPr>
            <w:rStyle w:val="ae"/>
            <w:noProof/>
          </w:rPr>
          <w:t>my</w:t>
        </w:r>
        <w:r w:rsidRPr="00A02A03">
          <w:rPr>
            <w:rStyle w:val="ae"/>
            <w:noProof/>
            <w:lang w:val="ru-RU"/>
          </w:rPr>
          <w:t>_</w:t>
        </w:r>
        <w:r w:rsidRPr="00A02A03">
          <w:rPr>
            <w:rStyle w:val="ae"/>
            <w:noProof/>
          </w:rPr>
          <w:t>master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A32825" w14:textId="3D075929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55" w:history="1">
        <w:r w:rsidRPr="00A02A03">
          <w:rPr>
            <w:rStyle w:val="ae"/>
            <w:noProof/>
            <w:lang w:val="ru-RU"/>
          </w:rPr>
          <w:t xml:space="preserve">Рис. 26 – Файл компонента </w:t>
        </w:r>
        <w:r w:rsidRPr="00A02A03">
          <w:rPr>
            <w:rStyle w:val="ae"/>
            <w:noProof/>
          </w:rPr>
          <w:t>my</w:t>
        </w:r>
        <w:r w:rsidRPr="00A02A03">
          <w:rPr>
            <w:rStyle w:val="ae"/>
            <w:noProof/>
            <w:lang w:val="ru-RU"/>
          </w:rPr>
          <w:t>_</w:t>
        </w:r>
        <w:r w:rsidRPr="00A02A03">
          <w:rPr>
            <w:rStyle w:val="ae"/>
            <w:noProof/>
          </w:rPr>
          <w:t>master</w:t>
        </w:r>
        <w:r w:rsidRPr="00A02A03">
          <w:rPr>
            <w:rStyle w:val="ae"/>
            <w:noProof/>
            <w:lang w:val="ru-RU"/>
          </w:rPr>
          <w:t xml:space="preserve">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47F320" w14:textId="78983F12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56" w:history="1">
        <w:r w:rsidRPr="00A02A03">
          <w:rPr>
            <w:rStyle w:val="ae"/>
            <w:noProof/>
            <w:lang w:val="ru-RU"/>
          </w:rPr>
          <w:t xml:space="preserve">Рис. 27 – Файл компонента </w:t>
        </w:r>
        <w:r w:rsidRPr="00A02A03">
          <w:rPr>
            <w:rStyle w:val="ae"/>
            <w:noProof/>
          </w:rPr>
          <w:t>my</w:t>
        </w:r>
        <w:r w:rsidRPr="00A02A03">
          <w:rPr>
            <w:rStyle w:val="ae"/>
            <w:noProof/>
            <w:lang w:val="ru-RU"/>
          </w:rPr>
          <w:t>_</w:t>
        </w:r>
        <w:r w:rsidRPr="00A02A03">
          <w:rPr>
            <w:rStyle w:val="ae"/>
            <w:noProof/>
          </w:rPr>
          <w:t>slave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46EABE" w14:textId="738CBE2C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57" w:history="1">
        <w:r w:rsidRPr="00A02A03">
          <w:rPr>
            <w:rStyle w:val="ae"/>
            <w:noProof/>
            <w:lang w:val="ru-RU"/>
          </w:rPr>
          <w:t>Рис. 28</w:t>
        </w:r>
        <w:r w:rsidRPr="00A02A03">
          <w:rPr>
            <w:rStyle w:val="ae"/>
            <w:noProof/>
            <w:lang w:val="ru-RU"/>
            <w14:ligatures w14:val="none"/>
          </w:rPr>
          <w:t xml:space="preserve"> – Файл компонента </w:t>
        </w:r>
        <w:r w:rsidRPr="00A02A03">
          <w:rPr>
            <w:rStyle w:val="ae"/>
            <w:noProof/>
            <w14:ligatures w14:val="none"/>
          </w:rPr>
          <w:t>my</w:t>
        </w:r>
        <w:r w:rsidRPr="00A02A03">
          <w:rPr>
            <w:rStyle w:val="ae"/>
            <w:noProof/>
            <w:lang w:val="ru-RU"/>
            <w14:ligatures w14:val="none"/>
          </w:rPr>
          <w:t>_</w:t>
        </w:r>
        <w:r w:rsidRPr="00A02A03">
          <w:rPr>
            <w:rStyle w:val="ae"/>
            <w:noProof/>
            <w14:ligatures w14:val="none"/>
          </w:rPr>
          <w:t>slave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A845E0" w14:textId="38DC92EE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58" w:history="1">
        <w:r w:rsidRPr="00A02A03">
          <w:rPr>
            <w:rStyle w:val="ae"/>
            <w:noProof/>
            <w:lang w:val="ru-RU"/>
          </w:rPr>
          <w:t>Рис. 29 – Подключение файлов к проекту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8D8DD3" w14:textId="1AF16752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59" w:history="1">
        <w:r w:rsidRPr="00A02A03">
          <w:rPr>
            <w:rStyle w:val="ae"/>
            <w:noProof/>
            <w:lang w:val="ru-RU"/>
          </w:rPr>
          <w:t>Рис</w:t>
        </w:r>
        <w:r w:rsidRPr="00A02A03">
          <w:rPr>
            <w:rStyle w:val="ae"/>
            <w:noProof/>
          </w:rPr>
          <w:t xml:space="preserve">. 30 – </w:t>
        </w:r>
        <w:r w:rsidRPr="00A02A03">
          <w:rPr>
            <w:rStyle w:val="ae"/>
            <w:noProof/>
            <w:lang w:val="ru-RU"/>
          </w:rPr>
          <w:t>Синтаксис</w:t>
        </w:r>
        <w:r w:rsidRPr="00A02A03">
          <w:rPr>
            <w:rStyle w:val="ae"/>
            <w:noProof/>
          </w:rPr>
          <w:t xml:space="preserve"> </w:t>
        </w:r>
        <w:r w:rsidRPr="00A02A03">
          <w:rPr>
            <w:rStyle w:val="ae"/>
            <w:noProof/>
            <w:lang w:val="ru-RU"/>
          </w:rPr>
          <w:t>файла</w:t>
        </w:r>
        <w:r w:rsidRPr="00A02A03">
          <w:rPr>
            <w:rStyle w:val="ae"/>
            <w:noProof/>
          </w:rPr>
          <w:t xml:space="preserve"> lab_PD3_top.sv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869D43" w14:textId="558F624F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60" w:history="1">
        <w:r w:rsidRPr="00A02A03">
          <w:rPr>
            <w:rStyle w:val="ae"/>
            <w:noProof/>
            <w:lang w:val="ru-RU"/>
          </w:rPr>
          <w:t xml:space="preserve">Рис. 31 – Схема проекта в </w:t>
        </w:r>
        <w:r w:rsidRPr="00A02A03">
          <w:rPr>
            <w:rStyle w:val="ae"/>
            <w:noProof/>
          </w:rPr>
          <w:t>RTL</w:t>
        </w:r>
        <w:r w:rsidRPr="00A02A03">
          <w:rPr>
            <w:rStyle w:val="ae"/>
            <w:noProof/>
            <w:lang w:val="ru-RU"/>
          </w:rPr>
          <w:t xml:space="preserve"> </w:t>
        </w:r>
        <w:r w:rsidRPr="00A02A03">
          <w:rPr>
            <w:rStyle w:val="ae"/>
            <w:noProof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4BE35E" w14:textId="15BE1CB6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61" w:history="1">
        <w:r w:rsidRPr="00A02A03">
          <w:rPr>
            <w:rStyle w:val="ae"/>
            <w:noProof/>
            <w:lang w:val="ru-RU"/>
          </w:rPr>
          <w:t>Рис</w:t>
        </w:r>
        <w:r w:rsidRPr="00A02A03">
          <w:rPr>
            <w:rStyle w:val="ae"/>
            <w:noProof/>
          </w:rPr>
          <w:t xml:space="preserve">. 32 – </w:t>
        </w:r>
        <w:r w:rsidRPr="00A02A03">
          <w:rPr>
            <w:rStyle w:val="ae"/>
            <w:noProof/>
            <w:lang w:val="ru-RU"/>
          </w:rPr>
          <w:t>Тестовый</w:t>
        </w:r>
        <w:r w:rsidRPr="00A02A03">
          <w:rPr>
            <w:rStyle w:val="ae"/>
            <w:noProof/>
          </w:rPr>
          <w:t xml:space="preserve"> </w:t>
        </w:r>
        <w:r w:rsidRPr="00A02A03">
          <w:rPr>
            <w:rStyle w:val="ae"/>
            <w:noProof/>
            <w:lang w:val="ru-RU"/>
          </w:rPr>
          <w:t>файл</w:t>
        </w:r>
        <w:r w:rsidRPr="00A02A03">
          <w:rPr>
            <w:rStyle w:val="ae"/>
            <w:noProof/>
          </w:rPr>
          <w:t xml:space="preserve"> tb_lab_PD2_top.sv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5E4052" w14:textId="56B49983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62" w:history="1">
        <w:r w:rsidRPr="00A02A03">
          <w:rPr>
            <w:rStyle w:val="ae"/>
            <w:noProof/>
            <w:lang w:val="ru-RU"/>
          </w:rPr>
          <w:t>Рис</w:t>
        </w:r>
        <w:r w:rsidRPr="00A02A03">
          <w:rPr>
            <w:rStyle w:val="ae"/>
            <w:noProof/>
          </w:rPr>
          <w:t xml:space="preserve">. 33 – </w:t>
        </w:r>
        <w:r w:rsidRPr="00A02A03">
          <w:rPr>
            <w:rStyle w:val="ae"/>
            <w:noProof/>
            <w:lang w:val="ru-RU"/>
          </w:rPr>
          <w:t>Тестовый</w:t>
        </w:r>
        <w:r w:rsidRPr="00A02A03">
          <w:rPr>
            <w:rStyle w:val="ae"/>
            <w:noProof/>
          </w:rPr>
          <w:t xml:space="preserve"> </w:t>
        </w:r>
        <w:r w:rsidRPr="00A02A03">
          <w:rPr>
            <w:rStyle w:val="ae"/>
            <w:noProof/>
            <w:lang w:val="ru-RU"/>
          </w:rPr>
          <w:t>файл</w:t>
        </w:r>
        <w:r w:rsidRPr="00A02A03">
          <w:rPr>
            <w:rStyle w:val="ae"/>
            <w:noProof/>
          </w:rPr>
          <w:t xml:space="preserve"> tb_lab_PD2_top.sv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D68C50" w14:textId="4BE6E5B0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63" w:history="1">
        <w:r w:rsidRPr="00A02A03">
          <w:rPr>
            <w:rStyle w:val="ae"/>
            <w:noProof/>
            <w:lang w:val="ru-RU"/>
          </w:rPr>
          <w:t xml:space="preserve">Рис. 34 – Моделирование проекта средствами </w:t>
        </w:r>
        <w:r w:rsidRPr="00A02A03">
          <w:rPr>
            <w:rStyle w:val="ae"/>
            <w:noProof/>
          </w:rPr>
          <w:t>ModelSim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D1C316" w14:textId="1D73CF57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64" w:history="1">
        <w:r w:rsidRPr="00A02A03">
          <w:rPr>
            <w:rStyle w:val="ae"/>
            <w:noProof/>
            <w:lang w:val="ru-RU"/>
          </w:rPr>
          <w:t>Рис. 35 – Файл для отладки модуля верхнего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35FDBC" w14:textId="03A06EF0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65" w:history="1">
        <w:r w:rsidRPr="00A02A03">
          <w:rPr>
            <w:rStyle w:val="ae"/>
            <w:noProof/>
            <w:lang w:val="ru-RU"/>
          </w:rPr>
          <w:t xml:space="preserve">Рис. 36 – Схема проекта с добавлением </w:t>
        </w:r>
        <w:r w:rsidRPr="00A02A03">
          <w:rPr>
            <w:rStyle w:val="ae"/>
            <w:noProof/>
          </w:rPr>
          <w:t>SP</w:t>
        </w:r>
        <w:r w:rsidRPr="00A02A03">
          <w:rPr>
            <w:rStyle w:val="ae"/>
            <w:noProof/>
            <w:lang w:val="ru-RU"/>
          </w:rPr>
          <w:t>_</w:t>
        </w:r>
        <w:r w:rsidRPr="00A02A03">
          <w:rPr>
            <w:rStyle w:val="ae"/>
            <w:noProof/>
          </w:rPr>
          <w:t>unit</w:t>
        </w:r>
        <w:r w:rsidRPr="00A02A03">
          <w:rPr>
            <w:rStyle w:val="ae"/>
            <w:noProof/>
            <w:lang w:val="ru-RU"/>
          </w:rPr>
          <w:t xml:space="preserve"> в </w:t>
        </w:r>
        <w:r w:rsidRPr="00A02A03">
          <w:rPr>
            <w:rStyle w:val="ae"/>
            <w:noProof/>
          </w:rPr>
          <w:t>RTL</w:t>
        </w:r>
        <w:r w:rsidRPr="00A02A03">
          <w:rPr>
            <w:rStyle w:val="ae"/>
            <w:noProof/>
            <w:lang w:val="ru-RU"/>
          </w:rPr>
          <w:t xml:space="preserve"> </w:t>
        </w:r>
        <w:r w:rsidRPr="00A02A03">
          <w:rPr>
            <w:rStyle w:val="ae"/>
            <w:noProof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53C780" w14:textId="3C20998F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66" w:history="1">
        <w:r w:rsidRPr="00A02A03">
          <w:rPr>
            <w:rStyle w:val="ae"/>
            <w:noProof/>
            <w:lang w:val="ru-RU"/>
          </w:rPr>
          <w:t>Рис. 37 – Сигналы логического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1947CC" w14:textId="61121E70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67" w:history="1">
        <w:r w:rsidRPr="00A02A03">
          <w:rPr>
            <w:rStyle w:val="ae"/>
            <w:noProof/>
            <w:lang w:val="ru-RU"/>
          </w:rPr>
          <w:t>Рис. 38 – Конечный автомат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E45632" w14:textId="5420AF93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68" w:history="1">
        <w:r w:rsidRPr="00A02A03">
          <w:rPr>
            <w:rStyle w:val="ae"/>
            <w:noProof/>
            <w:lang w:val="ru-RU"/>
          </w:rPr>
          <w:t xml:space="preserve">Рис. 39 – Настройка окна </w:t>
        </w:r>
        <w:r w:rsidRPr="00A02A03">
          <w:rPr>
            <w:rStyle w:val="ae"/>
            <w:noProof/>
          </w:rPr>
          <w:t>Signal</w:t>
        </w:r>
        <w:r w:rsidRPr="00A02A03">
          <w:rPr>
            <w:rStyle w:val="ae"/>
            <w:noProof/>
            <w:lang w:val="ru-RU"/>
          </w:rPr>
          <w:t xml:space="preserve"> </w:t>
        </w:r>
        <w:r w:rsidRPr="00A02A03">
          <w:rPr>
            <w:rStyle w:val="ae"/>
            <w:noProof/>
          </w:rPr>
          <w:t>Tap</w:t>
        </w:r>
        <w:r w:rsidRPr="00A02A03">
          <w:rPr>
            <w:rStyle w:val="ae"/>
            <w:noProof/>
            <w:lang w:val="ru-RU"/>
          </w:rPr>
          <w:t xml:space="preserve"> </w:t>
        </w:r>
        <w:r w:rsidRPr="00A02A03">
          <w:rPr>
            <w:rStyle w:val="ae"/>
            <w:noProof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CB8406" w14:textId="5ACDB6F2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69" w:history="1">
        <w:r w:rsidRPr="00A02A03">
          <w:rPr>
            <w:rStyle w:val="ae"/>
            <w:noProof/>
            <w:lang w:val="ru-RU"/>
          </w:rPr>
          <w:t>Рис. 40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949513" w14:textId="0F547455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70" w:history="1">
        <w:r w:rsidRPr="00A02A03">
          <w:rPr>
            <w:rStyle w:val="ae"/>
            <w:noProof/>
            <w:lang w:val="ru-RU"/>
          </w:rPr>
          <w:t xml:space="preserve">Рис. 41 – Результат </w:t>
        </w:r>
        <w:r w:rsidRPr="00A02A03">
          <w:rPr>
            <w:rStyle w:val="ae"/>
            <w:noProof/>
          </w:rPr>
          <w:t>SignalTap</w:t>
        </w:r>
        <w:r w:rsidRPr="00A02A03">
          <w:rPr>
            <w:rStyle w:val="ae"/>
            <w:noProof/>
            <w:lang w:val="ru-RU"/>
          </w:rPr>
          <w:t xml:space="preserve"> </w:t>
        </w:r>
        <w:r w:rsidRPr="00A02A03">
          <w:rPr>
            <w:rStyle w:val="ae"/>
            <w:noProof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27CAE6" w14:textId="39A541CE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71" w:history="1">
        <w:r w:rsidRPr="00A02A03">
          <w:rPr>
            <w:rStyle w:val="ae"/>
            <w:noProof/>
            <w:lang w:val="ru-RU"/>
          </w:rPr>
          <w:t xml:space="preserve">Рис. 42 – Изменение адресов для </w:t>
        </w:r>
        <w:r w:rsidRPr="00A02A03">
          <w:rPr>
            <w:rStyle w:val="ae"/>
            <w:noProof/>
          </w:rPr>
          <w:t>slave</w:t>
        </w:r>
        <w:r w:rsidRPr="00A02A03">
          <w:rPr>
            <w:rStyle w:val="ae"/>
            <w:noProof/>
            <w:lang w:val="ru-RU"/>
          </w:rPr>
          <w:t>’ов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79FC0F4" w14:textId="64646A16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72" w:history="1">
        <w:r w:rsidRPr="00A02A03">
          <w:rPr>
            <w:rStyle w:val="ae"/>
            <w:noProof/>
            <w:lang w:val="ru-RU"/>
          </w:rPr>
          <w:t xml:space="preserve">Рис. 43 – Изменённое окно </w:t>
        </w:r>
        <w:r w:rsidRPr="00A02A03">
          <w:rPr>
            <w:rStyle w:val="ae"/>
            <w:noProof/>
          </w:rPr>
          <w:t>Address</w:t>
        </w:r>
        <w:r w:rsidRPr="00A02A03">
          <w:rPr>
            <w:rStyle w:val="ae"/>
            <w:noProof/>
            <w:lang w:val="ru-RU"/>
          </w:rPr>
          <w:t xml:space="preserve"> </w:t>
        </w:r>
        <w:r w:rsidRPr="00A02A03">
          <w:rPr>
            <w:rStyle w:val="ae"/>
            <w:noProof/>
          </w:rPr>
          <w:t>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BA43F4" w14:textId="3AB60C05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73" w:history="1">
        <w:r w:rsidRPr="00A02A03">
          <w:rPr>
            <w:rStyle w:val="ae"/>
            <w:noProof/>
          </w:rPr>
          <w:t>Рис. 44</w:t>
        </w:r>
        <w:r w:rsidRPr="00A02A03">
          <w:rPr>
            <w:rStyle w:val="ae"/>
            <w:noProof/>
            <w:lang w:val="ru-RU"/>
          </w:rPr>
          <w:t xml:space="preserve"> – Изменённый модуль </w:t>
        </w:r>
        <w:r w:rsidRPr="00A02A03">
          <w:rPr>
            <w:rStyle w:val="ae"/>
            <w:noProof/>
          </w:rPr>
          <w:t>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CDD662" w14:textId="593E5FC6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74" w:history="1">
        <w:r w:rsidRPr="00A02A03">
          <w:rPr>
            <w:rStyle w:val="ae"/>
            <w:noProof/>
            <w:lang w:val="ru-RU"/>
          </w:rPr>
          <w:t xml:space="preserve">Рис. </w:t>
        </w:r>
        <w:r w:rsidRPr="00A02A03">
          <w:rPr>
            <w:rStyle w:val="ae"/>
            <w:noProof/>
          </w:rPr>
          <w:t>45</w:t>
        </w:r>
        <w:r w:rsidRPr="00A02A03">
          <w:rPr>
            <w:rStyle w:val="ae"/>
            <w:noProof/>
            <w:lang w:val="ru-RU"/>
          </w:rPr>
          <w:t xml:space="preserve"> – Моделирование проекта средствами </w:t>
        </w:r>
        <w:r w:rsidRPr="00A02A03">
          <w:rPr>
            <w:rStyle w:val="ae"/>
            <w:noProof/>
          </w:rPr>
          <w:t>ModelSim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DA6596D" w14:textId="0F4394F1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75" w:history="1">
        <w:r w:rsidRPr="00A02A03">
          <w:rPr>
            <w:rStyle w:val="ae"/>
            <w:noProof/>
            <w:lang w:val="ru-RU"/>
          </w:rPr>
          <w:t xml:space="preserve">Рис. </w:t>
        </w:r>
        <w:r w:rsidRPr="00A02A03">
          <w:rPr>
            <w:rStyle w:val="ae"/>
            <w:noProof/>
          </w:rPr>
          <w:t>46</w:t>
        </w:r>
        <w:r w:rsidRPr="00A02A03">
          <w:rPr>
            <w:rStyle w:val="ae"/>
            <w:noProof/>
            <w:lang w:val="ru-RU"/>
          </w:rPr>
          <w:t xml:space="preserve">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C16CAF" w14:textId="1030EB46" w:rsidR="00095E8E" w:rsidRDefault="00095E8E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461876" w:history="1">
        <w:r w:rsidRPr="00A02A03">
          <w:rPr>
            <w:rStyle w:val="ae"/>
            <w:noProof/>
            <w:lang w:val="ru-RU"/>
          </w:rPr>
          <w:t xml:space="preserve">Рис. </w:t>
        </w:r>
        <w:r w:rsidRPr="00A02A03">
          <w:rPr>
            <w:rStyle w:val="ae"/>
            <w:noProof/>
          </w:rPr>
          <w:t>47</w:t>
        </w:r>
        <w:r w:rsidRPr="00A02A03">
          <w:rPr>
            <w:rStyle w:val="ae"/>
            <w:noProof/>
            <w:lang w:val="ru-RU"/>
          </w:rPr>
          <w:t xml:space="preserve"> – Результат </w:t>
        </w:r>
        <w:r w:rsidRPr="00A02A03">
          <w:rPr>
            <w:rStyle w:val="ae"/>
            <w:noProof/>
          </w:rPr>
          <w:t>SignalTap</w:t>
        </w:r>
        <w:r w:rsidRPr="00A02A03">
          <w:rPr>
            <w:rStyle w:val="ae"/>
            <w:noProof/>
            <w:lang w:val="ru-RU"/>
          </w:rPr>
          <w:t xml:space="preserve"> </w:t>
        </w:r>
        <w:r w:rsidRPr="00A02A03">
          <w:rPr>
            <w:rStyle w:val="ae"/>
            <w:noProof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D258DB" w14:textId="3473575B" w:rsidR="00386043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fldChar w:fldCharType="end"/>
      </w:r>
      <w:r>
        <w:br w:type="page"/>
      </w:r>
    </w:p>
    <w:p w14:paraId="1BA7A366" w14:textId="208DED35" w:rsidR="00386043" w:rsidRPr="00386043" w:rsidRDefault="00386043" w:rsidP="00EA3537">
      <w:pPr>
        <w:pStyle w:val="1"/>
        <w:rPr>
          <w:lang w:val="ru-RU"/>
        </w:rPr>
      </w:pPr>
      <w:bookmarkStart w:id="1" w:name="_Toc162461792"/>
      <w:r w:rsidRPr="00386043">
        <w:rPr>
          <w:lang w:val="ru-RU"/>
        </w:rPr>
        <w:lastRenderedPageBreak/>
        <w:t>Задание</w:t>
      </w:r>
      <w:bookmarkEnd w:id="1"/>
    </w:p>
    <w:p w14:paraId="0E709AF2" w14:textId="71E9A0C2" w:rsidR="00FE0FCB" w:rsidRPr="00386043" w:rsidRDefault="002E6B72" w:rsidP="00280658">
      <w:pPr>
        <w:rPr>
          <w:lang w:val="ru-RU"/>
        </w:rPr>
      </w:pPr>
      <w:r w:rsidRPr="00386043">
        <w:rPr>
          <w:lang w:val="ru-RU"/>
        </w:rPr>
        <w:t xml:space="preserve">Средствами </w:t>
      </w:r>
      <w:r>
        <w:t>Platform</w:t>
      </w:r>
      <w:r w:rsidRPr="00386043">
        <w:rPr>
          <w:lang w:val="ru-RU"/>
        </w:rPr>
        <w:t xml:space="preserve"> </w:t>
      </w:r>
      <w:r>
        <w:t>Designer</w:t>
      </w:r>
      <w:r w:rsidRPr="00386043">
        <w:rPr>
          <w:lang w:val="ru-RU"/>
        </w:rPr>
        <w:t xml:space="preserve"> с</w:t>
      </w:r>
      <w:r w:rsidR="00FE0FCB" w:rsidRPr="00386043">
        <w:rPr>
          <w:lang w:val="ru-RU"/>
        </w:rPr>
        <w:t>оздать структуру проекта, представленную на рисунке ниже:</w:t>
      </w:r>
    </w:p>
    <w:p w14:paraId="1968C0C1" w14:textId="07C49888" w:rsidR="00C115CB" w:rsidRDefault="0031414C" w:rsidP="001643DA">
      <w:pPr>
        <w:pStyle w:val="a4"/>
      </w:pPr>
      <w:r w:rsidRPr="0031414C">
        <w:rPr>
          <w:noProof/>
        </w:rPr>
        <w:drawing>
          <wp:inline distT="0" distB="0" distL="0" distR="0" wp14:anchorId="1C1C4EFC" wp14:editId="3046B8CD">
            <wp:extent cx="2391508" cy="3545305"/>
            <wp:effectExtent l="0" t="0" r="8890" b="0"/>
            <wp:docPr id="1653360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60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2814" cy="354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658A" w14:textId="6F7D37AB" w:rsidR="00FE0FCB" w:rsidRPr="00C94A49" w:rsidRDefault="00C115CB" w:rsidP="001643DA">
      <w:pPr>
        <w:pStyle w:val="a4"/>
        <w:rPr>
          <w:lang w:val="ru-RU"/>
        </w:rPr>
      </w:pPr>
      <w:bookmarkStart w:id="2" w:name="_Toc161170177"/>
      <w:bookmarkStart w:id="3" w:name="_Toc162461830"/>
      <w:r w:rsidRPr="00411608">
        <w:rPr>
          <w:lang w:val="ru-RU"/>
        </w:rPr>
        <w:t xml:space="preserve">Рис. </w:t>
      </w:r>
      <w:r>
        <w:fldChar w:fldCharType="begin"/>
      </w:r>
      <w:r w:rsidRPr="00411608">
        <w:rPr>
          <w:lang w:val="ru-RU"/>
        </w:rPr>
        <w:instrText xml:space="preserve"> </w:instrText>
      </w:r>
      <w:r>
        <w:instrText>SEQ</w:instrText>
      </w:r>
      <w:r w:rsidRPr="00411608">
        <w:rPr>
          <w:lang w:val="ru-RU"/>
        </w:rPr>
        <w:instrText xml:space="preserve"> Рис. \* </w:instrText>
      </w:r>
      <w:r>
        <w:instrText>ARABIC</w:instrText>
      </w:r>
      <w:r w:rsidRPr="00411608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1</w:t>
      </w:r>
      <w:r>
        <w:rPr>
          <w:noProof/>
        </w:rPr>
        <w:fldChar w:fldCharType="end"/>
      </w:r>
      <w:r w:rsidRPr="00C94A49">
        <w:rPr>
          <w:lang w:val="ru-RU"/>
        </w:rPr>
        <w:t xml:space="preserve"> – Структура проекта</w:t>
      </w:r>
      <w:bookmarkEnd w:id="2"/>
      <w:bookmarkEnd w:id="3"/>
    </w:p>
    <w:p w14:paraId="52ABCEBD" w14:textId="38785AA5" w:rsidR="00C94A49" w:rsidRDefault="00C94A49" w:rsidP="0031414C">
      <w:pPr>
        <w:rPr>
          <w:lang w:val="ru-RU"/>
        </w:rPr>
      </w:pPr>
      <w:r>
        <w:rPr>
          <w:lang w:val="ru-RU"/>
        </w:rPr>
        <w:t xml:space="preserve">Один из </w:t>
      </w:r>
      <w:r>
        <w:t>slave</w:t>
      </w:r>
      <w:r w:rsidRPr="005243F2">
        <w:rPr>
          <w:lang w:val="ru-RU"/>
        </w:rPr>
        <w:t>’</w:t>
      </w:r>
      <w:proofErr w:type="spellStart"/>
      <w:r>
        <w:rPr>
          <w:lang w:val="ru-RU"/>
        </w:rPr>
        <w:t>ов</w:t>
      </w:r>
      <w:proofErr w:type="spellEnd"/>
      <w:r>
        <w:rPr>
          <w:lang w:val="ru-RU"/>
        </w:rPr>
        <w:t xml:space="preserve"> – 32-битный, другой – 8-битный </w:t>
      </w:r>
      <w:r>
        <w:rPr>
          <w:lang w:val="ru-RU"/>
          <w14:ligatures w14:val="none"/>
        </w:rPr>
        <w:t>→ понадобится динамическое выравнивание адресов.</w:t>
      </w:r>
    </w:p>
    <w:p w14:paraId="16AAF420" w14:textId="3696CFB9" w:rsidR="0031414C" w:rsidRPr="0031414C" w:rsidRDefault="0031414C" w:rsidP="0031414C">
      <w:pPr>
        <w:rPr>
          <w:lang w:val="ru-RU"/>
        </w:rPr>
      </w:pPr>
      <w:r>
        <w:rPr>
          <w:lang w:val="ru-RU"/>
        </w:rPr>
        <w:t>Структура проекта выглядит следующим образом:</w:t>
      </w:r>
    </w:p>
    <w:p w14:paraId="432BAAAC" w14:textId="1470F9FA" w:rsidR="0031414C" w:rsidRPr="0031414C" w:rsidRDefault="0031414C" w:rsidP="0031414C">
      <w:pPr>
        <w:pStyle w:val="a9"/>
        <w:numPr>
          <w:ilvl w:val="0"/>
          <w:numId w:val="14"/>
        </w:numPr>
        <w:rPr>
          <w:lang w:val="ru-RU"/>
        </w:rPr>
      </w:pPr>
      <w:r w:rsidRPr="0031414C">
        <w:rPr>
          <w:lang w:val="ru-RU"/>
        </w:rPr>
        <w:t>Ведущий осуществляет запись словами по 32 бита</w:t>
      </w:r>
    </w:p>
    <w:p w14:paraId="7D3F7341" w14:textId="549965AC" w:rsidR="0031414C" w:rsidRPr="0031414C" w:rsidRDefault="0031414C" w:rsidP="0031414C">
      <w:pPr>
        <w:pStyle w:val="a9"/>
        <w:numPr>
          <w:ilvl w:val="0"/>
          <w:numId w:val="14"/>
        </w:numPr>
        <w:rPr>
          <w:lang w:val="ru-RU"/>
        </w:rPr>
      </w:pPr>
      <w:r w:rsidRPr="0031414C">
        <w:rPr>
          <w:lang w:val="ru-RU"/>
        </w:rPr>
        <w:t xml:space="preserve">Ведомый </w:t>
      </w:r>
      <w:r w:rsidRPr="0031414C">
        <w:t>my</w:t>
      </w:r>
      <w:r w:rsidRPr="0031414C">
        <w:rPr>
          <w:lang w:val="ru-RU"/>
        </w:rPr>
        <w:t>_</w:t>
      </w:r>
      <w:r w:rsidRPr="0031414C">
        <w:t>slave</w:t>
      </w:r>
      <w:r w:rsidRPr="0031414C">
        <w:rPr>
          <w:lang w:val="ru-RU"/>
        </w:rPr>
        <w:t>–8 разрядный. Один цикл записи 32 разрядного слова от Ведущего будет преобразован системой соединений в 4 цикла записи 8 разрядными словами (на время этих четырёх циклов Ведущий будет приостановлен –</w:t>
      </w:r>
      <w:r w:rsidR="00C94A49">
        <w:rPr>
          <w:lang w:val="ru-RU"/>
        </w:rPr>
        <w:t xml:space="preserve"> </w:t>
      </w:r>
      <w:r w:rsidRPr="0031414C">
        <w:rPr>
          <w:lang w:val="ru-RU"/>
        </w:rPr>
        <w:t xml:space="preserve">он получит сигнал </w:t>
      </w:r>
      <w:proofErr w:type="spellStart"/>
      <w:r>
        <w:t>waiter</w:t>
      </w:r>
      <w:r w:rsidRPr="0031414C">
        <w:t>quest</w:t>
      </w:r>
      <w:proofErr w:type="spellEnd"/>
      <w:r w:rsidR="00C94A49">
        <w:rPr>
          <w:lang w:val="ru-RU"/>
        </w:rPr>
        <w:t xml:space="preserve"> </w:t>
      </w:r>
      <w:r w:rsidRPr="0031414C">
        <w:rPr>
          <w:lang w:val="ru-RU"/>
        </w:rPr>
        <w:t>от системы соединений).</w:t>
      </w:r>
    </w:p>
    <w:p w14:paraId="4D468255" w14:textId="0FB30B80" w:rsidR="00EA3537" w:rsidRDefault="0031414C" w:rsidP="0031414C">
      <w:pPr>
        <w:pStyle w:val="a9"/>
        <w:numPr>
          <w:ilvl w:val="0"/>
          <w:numId w:val="14"/>
        </w:numPr>
        <w:rPr>
          <w:lang w:val="ru-RU"/>
        </w:rPr>
      </w:pPr>
      <w:r w:rsidRPr="0031414C">
        <w:rPr>
          <w:lang w:val="ru-RU"/>
        </w:rPr>
        <w:t xml:space="preserve">Ведомый </w:t>
      </w:r>
      <w:r w:rsidRPr="0031414C">
        <w:t>my</w:t>
      </w:r>
      <w:r w:rsidRPr="0031414C">
        <w:rPr>
          <w:lang w:val="ru-RU"/>
        </w:rPr>
        <w:t>_</w:t>
      </w:r>
      <w:proofErr w:type="spellStart"/>
      <w:r w:rsidRPr="0031414C">
        <w:t>slaweWS</w:t>
      </w:r>
      <w:proofErr w:type="spellEnd"/>
      <w:r w:rsidRPr="0031414C">
        <w:rPr>
          <w:lang w:val="ru-RU"/>
        </w:rPr>
        <w:t xml:space="preserve">–32 разрядный. Он, по получению от Ведущего сигнала </w:t>
      </w:r>
      <w:r w:rsidRPr="0031414C">
        <w:t>write</w:t>
      </w:r>
      <w:r w:rsidRPr="0031414C">
        <w:rPr>
          <w:lang w:val="ru-RU"/>
        </w:rPr>
        <w:t xml:space="preserve">,выставляет (на один период тактового сигнала) сигнал </w:t>
      </w:r>
      <w:proofErr w:type="spellStart"/>
      <w:r w:rsidRPr="0031414C">
        <w:t>waitrequest</w:t>
      </w:r>
      <w:proofErr w:type="spellEnd"/>
      <w:r w:rsidRPr="0031414C">
        <w:rPr>
          <w:lang w:val="ru-RU"/>
        </w:rPr>
        <w:t>–приостанавливает Ведущего на один период тактового сигнала. Затем осуществляет запись данных.</w:t>
      </w:r>
    </w:p>
    <w:p w14:paraId="62CCF25B" w14:textId="77777777" w:rsidR="00EA3537" w:rsidRDefault="00EA3537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93A01F7" w14:textId="79FEB681" w:rsidR="00FE5664" w:rsidRDefault="00FE5664" w:rsidP="00EA3537">
      <w:pPr>
        <w:pStyle w:val="1"/>
      </w:pPr>
      <w:bookmarkStart w:id="4" w:name="_Toc161170158"/>
      <w:bookmarkStart w:id="5" w:name="_Toc162461793"/>
      <w:proofErr w:type="spellStart"/>
      <w:r>
        <w:lastRenderedPageBreak/>
        <w:t>Ход</w:t>
      </w:r>
      <w:proofErr w:type="spellEnd"/>
      <w:r>
        <w:t xml:space="preserve"> </w:t>
      </w:r>
      <w:proofErr w:type="spellStart"/>
      <w:r>
        <w:t>работы</w:t>
      </w:r>
      <w:bookmarkEnd w:id="4"/>
      <w:bookmarkEnd w:id="5"/>
      <w:proofErr w:type="spellEnd"/>
    </w:p>
    <w:p w14:paraId="3CA49295" w14:textId="52194FD3" w:rsidR="006B30E9" w:rsidRDefault="006B30E9" w:rsidP="0047773B">
      <w:pPr>
        <w:pStyle w:val="2"/>
        <w:numPr>
          <w:ilvl w:val="1"/>
          <w:numId w:val="11"/>
        </w:numPr>
      </w:pPr>
      <w:bookmarkStart w:id="6" w:name="_Toc161170159"/>
      <w:bookmarkStart w:id="7" w:name="_Toc162461794"/>
      <w:proofErr w:type="spellStart"/>
      <w:r>
        <w:t>Создание</w:t>
      </w:r>
      <w:proofErr w:type="spellEnd"/>
      <w:r>
        <w:t xml:space="preserve"> проекта</w:t>
      </w:r>
      <w:bookmarkEnd w:id="6"/>
      <w:bookmarkEnd w:id="7"/>
    </w:p>
    <w:p w14:paraId="5CA9335E" w14:textId="06105BF6" w:rsidR="0049599D" w:rsidRPr="006D357D" w:rsidRDefault="0049599D" w:rsidP="006406F6">
      <w:pPr>
        <w:pStyle w:val="3"/>
        <w:rPr>
          <w:lang w:val="ru-RU"/>
        </w:rPr>
      </w:pPr>
      <w:bookmarkStart w:id="8" w:name="_Toc161170160"/>
      <w:bookmarkStart w:id="9" w:name="_Toc162461795"/>
      <w:r w:rsidRPr="006D357D">
        <w:rPr>
          <w:lang w:val="ru-RU"/>
        </w:rPr>
        <w:t>Подготовка проекта</w:t>
      </w:r>
      <w:bookmarkEnd w:id="8"/>
      <w:bookmarkEnd w:id="9"/>
    </w:p>
    <w:p w14:paraId="44077888" w14:textId="3A32B0A6" w:rsidR="005D7E60" w:rsidRPr="006D357D" w:rsidRDefault="00D135FA" w:rsidP="00280658">
      <w:pPr>
        <w:rPr>
          <w:lang w:val="ru-RU"/>
        </w:rPr>
      </w:pPr>
      <w:r w:rsidRPr="00386043">
        <w:rPr>
          <w:lang w:val="ru-RU"/>
        </w:rPr>
        <w:t>Создадим проект</w:t>
      </w:r>
      <w:r w:rsidR="003600A5">
        <w:rPr>
          <w:lang w:val="ru-RU"/>
        </w:rPr>
        <w:t xml:space="preserve"> </w:t>
      </w:r>
      <w:r w:rsidR="009F13D3" w:rsidRPr="006D357D">
        <w:rPr>
          <w:lang w:val="ru-RU"/>
        </w:rPr>
        <w:t xml:space="preserve">и зададим путь к библиотеке </w:t>
      </w:r>
      <w:r w:rsidR="009F13D3">
        <w:t>IP</w:t>
      </w:r>
      <w:r w:rsidR="00841626" w:rsidRPr="006D357D">
        <w:rPr>
          <w:lang w:val="ru-RU"/>
        </w:rPr>
        <w:t>:</w:t>
      </w:r>
    </w:p>
    <w:p w14:paraId="59C006D0" w14:textId="3834BAF5" w:rsidR="00571D0C" w:rsidRPr="00831258" w:rsidRDefault="00831258" w:rsidP="001643DA">
      <w:pPr>
        <w:pStyle w:val="a4"/>
        <w:rPr>
          <w:lang w:val="ru-RU"/>
        </w:rPr>
      </w:pPr>
      <w:r w:rsidRPr="00831258">
        <w:rPr>
          <w:noProof/>
          <w:lang w:val="ru-RU"/>
        </w:rPr>
        <w:drawing>
          <wp:inline distT="0" distB="0" distL="0" distR="0" wp14:anchorId="59F50EE9" wp14:editId="45E0398F">
            <wp:extent cx="5720772" cy="3151163"/>
            <wp:effectExtent l="0" t="0" r="0" b="0"/>
            <wp:docPr id="35246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985" cy="31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9DC" w14:textId="0B9B72A6" w:rsidR="00841626" w:rsidRPr="00386043" w:rsidRDefault="00571D0C" w:rsidP="001643DA">
      <w:pPr>
        <w:pStyle w:val="a4"/>
        <w:rPr>
          <w:lang w:val="ru-RU"/>
        </w:rPr>
      </w:pPr>
      <w:bookmarkStart w:id="10" w:name="_Toc161170179"/>
      <w:bookmarkStart w:id="11" w:name="_Toc162461831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2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r w:rsidR="008E42E5" w:rsidRPr="00386043">
        <w:rPr>
          <w:lang w:val="ru-RU"/>
        </w:rPr>
        <w:t xml:space="preserve">Задания пути к библиотеке </w:t>
      </w:r>
      <w:r w:rsidR="008E42E5">
        <w:t>IP</w:t>
      </w:r>
      <w:bookmarkEnd w:id="10"/>
      <w:bookmarkEnd w:id="11"/>
    </w:p>
    <w:p w14:paraId="6A560F01" w14:textId="1C9D322F" w:rsidR="004F3822" w:rsidRPr="00386043" w:rsidRDefault="004F3822" w:rsidP="006406F6">
      <w:pPr>
        <w:pStyle w:val="3"/>
        <w:rPr>
          <w:lang w:val="ru-RU"/>
        </w:rPr>
      </w:pPr>
      <w:bookmarkStart w:id="12" w:name="_Toc161170161"/>
      <w:bookmarkStart w:id="13" w:name="_Toc162461796"/>
      <w:r w:rsidRPr="00386043">
        <w:rPr>
          <w:lang w:val="ru-RU"/>
        </w:rPr>
        <w:t xml:space="preserve">Начало работы в </w:t>
      </w:r>
      <w:r w:rsidRPr="004553E8">
        <w:t>PD</w:t>
      </w:r>
      <w:bookmarkEnd w:id="12"/>
      <w:bookmarkEnd w:id="13"/>
    </w:p>
    <w:p w14:paraId="0CF6007C" w14:textId="299C4028" w:rsidR="001112A0" w:rsidRPr="00386043" w:rsidRDefault="001112A0" w:rsidP="00280658">
      <w:pPr>
        <w:rPr>
          <w:lang w:val="ru-RU"/>
        </w:rPr>
      </w:pPr>
      <w:r w:rsidRPr="00386043">
        <w:rPr>
          <w:lang w:val="ru-RU"/>
        </w:rPr>
        <w:t xml:space="preserve">Откроем </w:t>
      </w:r>
      <w:r>
        <w:t>PD</w:t>
      </w:r>
      <w:r w:rsidRPr="00386043">
        <w:rPr>
          <w:lang w:val="ru-RU"/>
        </w:rPr>
        <w:t xml:space="preserve"> и сохраним систему:</w:t>
      </w:r>
    </w:p>
    <w:p w14:paraId="5B28488F" w14:textId="595DA2B8" w:rsidR="000F6357" w:rsidRPr="00FA260E" w:rsidRDefault="00831258" w:rsidP="001643DA">
      <w:pPr>
        <w:pStyle w:val="a4"/>
      </w:pPr>
      <w:r w:rsidRPr="00831258">
        <w:rPr>
          <w:noProof/>
        </w:rPr>
        <w:drawing>
          <wp:inline distT="0" distB="0" distL="0" distR="0" wp14:anchorId="7838449E" wp14:editId="4193E395">
            <wp:extent cx="5767754" cy="3106141"/>
            <wp:effectExtent l="0" t="0" r="4445" b="0"/>
            <wp:docPr id="15559675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75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489" cy="31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571" w14:textId="2C706FE7" w:rsidR="001112A0" w:rsidRPr="00411608" w:rsidRDefault="000F6357" w:rsidP="001643DA">
      <w:pPr>
        <w:pStyle w:val="a4"/>
      </w:pPr>
      <w:bookmarkStart w:id="14" w:name="_Toc161170180"/>
      <w:bookmarkStart w:id="15" w:name="_Toc162461832"/>
      <w:r w:rsidRPr="00386043">
        <w:rPr>
          <w:lang w:val="ru-RU"/>
        </w:rPr>
        <w:t>Рис</w:t>
      </w:r>
      <w:r w:rsidRPr="00411608">
        <w:t xml:space="preserve">. </w:t>
      </w:r>
      <w:r w:rsidRPr="00FA260E">
        <w:fldChar w:fldCharType="begin"/>
      </w:r>
      <w:r w:rsidRPr="00411608">
        <w:instrText xml:space="preserve"> </w:instrText>
      </w:r>
      <w:r w:rsidRPr="00415BB4">
        <w:instrText>SEQ</w:instrText>
      </w:r>
      <w:r w:rsidRPr="00411608">
        <w:instrText xml:space="preserve"> </w:instrText>
      </w:r>
      <w:r w:rsidRPr="00386043">
        <w:rPr>
          <w:lang w:val="ru-RU"/>
        </w:rPr>
        <w:instrText>Рис</w:instrText>
      </w:r>
      <w:r w:rsidRPr="00411608">
        <w:instrText xml:space="preserve">. \* </w:instrText>
      </w:r>
      <w:r w:rsidRPr="00415BB4">
        <w:instrText>ARABIC</w:instrText>
      </w:r>
      <w:r w:rsidRPr="00411608">
        <w:instrText xml:space="preserve"> </w:instrText>
      </w:r>
      <w:r w:rsidRPr="00FA260E">
        <w:fldChar w:fldCharType="separate"/>
      </w:r>
      <w:r w:rsidR="003A73C7">
        <w:rPr>
          <w:noProof/>
        </w:rPr>
        <w:t>3</w:t>
      </w:r>
      <w:r w:rsidRPr="00FA260E">
        <w:fldChar w:fldCharType="end"/>
      </w:r>
      <w:r w:rsidRPr="00411608">
        <w:t xml:space="preserve"> – </w:t>
      </w:r>
      <w:r w:rsidRPr="00386043">
        <w:rPr>
          <w:lang w:val="ru-RU"/>
        </w:rPr>
        <w:t>Исходное</w:t>
      </w:r>
      <w:r w:rsidRPr="00411608">
        <w:t xml:space="preserve"> </w:t>
      </w:r>
      <w:r w:rsidRPr="00386043">
        <w:rPr>
          <w:lang w:val="ru-RU"/>
        </w:rPr>
        <w:t>окно</w:t>
      </w:r>
      <w:r w:rsidRPr="00411608">
        <w:t xml:space="preserve"> </w:t>
      </w:r>
      <w:r w:rsidRPr="00415BB4">
        <w:t>PD</w:t>
      </w:r>
      <w:bookmarkEnd w:id="14"/>
      <w:bookmarkEnd w:id="15"/>
    </w:p>
    <w:p w14:paraId="1BF41EEF" w14:textId="77777777" w:rsidR="00831258" w:rsidRPr="00411608" w:rsidRDefault="00831258">
      <w:pPr>
        <w:autoSpaceDE/>
        <w:autoSpaceDN/>
        <w:adjustRightInd/>
        <w:spacing w:after="160" w:line="259" w:lineRule="auto"/>
        <w:ind w:firstLine="0"/>
        <w:jc w:val="left"/>
      </w:pPr>
      <w:r w:rsidRPr="00411608">
        <w:br w:type="page"/>
      </w:r>
    </w:p>
    <w:p w14:paraId="2181F99D" w14:textId="1621BE4E" w:rsidR="00385B0D" w:rsidRPr="00280658" w:rsidRDefault="00385B0D" w:rsidP="00280658">
      <w:pPr>
        <w:rPr>
          <w:lang w:val="ru-RU"/>
        </w:rPr>
      </w:pPr>
      <w:r w:rsidRPr="00386043">
        <w:rPr>
          <w:lang w:val="ru-RU"/>
        </w:rPr>
        <w:lastRenderedPageBreak/>
        <w:t>Добавим</w:t>
      </w:r>
      <w:r w:rsidRPr="00026B4C">
        <w:t xml:space="preserve"> </w:t>
      </w:r>
      <w:r w:rsidRPr="00386043">
        <w:rPr>
          <w:lang w:val="ru-RU"/>
        </w:rPr>
        <w:t>компоненты</w:t>
      </w:r>
      <w:r w:rsidRPr="00026B4C">
        <w:t xml:space="preserve">: </w:t>
      </w:r>
      <w:proofErr w:type="spellStart"/>
      <w:r w:rsidR="00116619">
        <w:t>my_master</w:t>
      </w:r>
      <w:proofErr w:type="spellEnd"/>
      <w:r w:rsidRPr="00280658">
        <w:t>,</w:t>
      </w:r>
      <w:r w:rsidR="00116619">
        <w:t xml:space="preserve"> </w:t>
      </w:r>
      <w:proofErr w:type="spellStart"/>
      <w:r w:rsidR="00116619">
        <w:t>my_slave</w:t>
      </w:r>
      <w:proofErr w:type="spellEnd"/>
      <w:r w:rsidR="00116619">
        <w:t>,</w:t>
      </w:r>
      <w:r w:rsidRPr="00280658">
        <w:t xml:space="preserve"> </w:t>
      </w:r>
      <w:proofErr w:type="spellStart"/>
      <w:r w:rsidR="00294FD8">
        <w:t>my_slaveWS</w:t>
      </w:r>
      <w:proofErr w:type="spellEnd"/>
      <w:r w:rsidR="007554B4" w:rsidRPr="00280658">
        <w:t xml:space="preserve">. </w:t>
      </w:r>
      <w:r w:rsidR="007554B4" w:rsidRPr="00280658">
        <w:rPr>
          <w:lang w:val="ru-RU"/>
        </w:rPr>
        <w:t>Таким образом, получи</w:t>
      </w:r>
      <w:r w:rsidR="00C57827" w:rsidRPr="00280658">
        <w:rPr>
          <w:lang w:val="ru-RU"/>
        </w:rPr>
        <w:t>м</w:t>
      </w:r>
      <w:r w:rsidR="007554B4" w:rsidRPr="00280658">
        <w:rPr>
          <w:lang w:val="ru-RU"/>
        </w:rPr>
        <w:t xml:space="preserve"> следующую картинку (в окне </w:t>
      </w:r>
      <w:r w:rsidR="007554B4" w:rsidRPr="00280658">
        <w:t>Hierarchy</w:t>
      </w:r>
      <w:r w:rsidR="007554B4" w:rsidRPr="00280658">
        <w:rPr>
          <w:lang w:val="ru-RU"/>
        </w:rPr>
        <w:t xml:space="preserve"> слева отображаются все добавленные компоненты):</w:t>
      </w:r>
    </w:p>
    <w:p w14:paraId="18AE20A9" w14:textId="26F480C3" w:rsidR="006C6395" w:rsidRDefault="00F3296F" w:rsidP="001643DA">
      <w:pPr>
        <w:pStyle w:val="a4"/>
      </w:pPr>
      <w:r w:rsidRPr="00FD5D56">
        <w:rPr>
          <w:noProof/>
        </w:rPr>
        <w:drawing>
          <wp:inline distT="0" distB="0" distL="0" distR="0" wp14:anchorId="0CFC850C" wp14:editId="166882CB">
            <wp:extent cx="5142826" cy="3566160"/>
            <wp:effectExtent l="0" t="0" r="1270" b="0"/>
            <wp:docPr id="173602621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2621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1"/>
                    <a:srcRect t="1" b="682"/>
                    <a:stretch/>
                  </pic:blipFill>
                  <pic:spPr bwMode="auto">
                    <a:xfrm>
                      <a:off x="0" y="0"/>
                      <a:ext cx="5146179" cy="356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F84C" w14:textId="0E1BA882" w:rsidR="00385B0D" w:rsidRPr="00386043" w:rsidRDefault="006C6395" w:rsidP="001643DA">
      <w:pPr>
        <w:pStyle w:val="a4"/>
        <w:rPr>
          <w:lang w:val="ru-RU"/>
        </w:rPr>
      </w:pPr>
      <w:bookmarkStart w:id="16" w:name="_Toc161170181"/>
      <w:bookmarkStart w:id="17" w:name="_Toc162461833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4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Добавление компонентов</w:t>
      </w:r>
      <w:bookmarkEnd w:id="16"/>
      <w:bookmarkEnd w:id="17"/>
    </w:p>
    <w:p w14:paraId="05C63CB0" w14:textId="51AC4D2E" w:rsidR="00C57827" w:rsidRPr="003A73C7" w:rsidRDefault="00C57827" w:rsidP="00280658">
      <w:pPr>
        <w:rPr>
          <w:lang w:val="ru-RU"/>
        </w:rPr>
      </w:pPr>
      <w:r w:rsidRPr="00386043">
        <w:rPr>
          <w:lang w:val="ru-RU"/>
        </w:rPr>
        <w:t>Наличие ошибок связано с тем, что настройка модулей не производилась, т. к. она будет рассмотрена дальше.</w:t>
      </w:r>
    </w:p>
    <w:p w14:paraId="25BEFC8A" w14:textId="135A0F51" w:rsidR="006A6967" w:rsidRDefault="006A6967" w:rsidP="00280658">
      <w:r>
        <w:rPr>
          <w:lang w:val="ru-RU"/>
        </w:rPr>
        <w:t xml:space="preserve">Переименуем компоненты (уберём постфикс </w:t>
      </w:r>
      <w:r>
        <w:t>`_0`</w:t>
      </w:r>
      <w:r>
        <w:rPr>
          <w:lang w:val="ru-RU"/>
        </w:rPr>
        <w:t>)</w:t>
      </w:r>
      <w:r w:rsidR="00D504AA">
        <w:t>:</w:t>
      </w:r>
    </w:p>
    <w:p w14:paraId="3C46DC51" w14:textId="77777777" w:rsidR="00CF7E91" w:rsidRDefault="00CF7E91" w:rsidP="001643DA">
      <w:pPr>
        <w:pStyle w:val="a4"/>
      </w:pPr>
      <w:r w:rsidRPr="00CF7E91">
        <w:rPr>
          <w:noProof/>
        </w:rPr>
        <w:drawing>
          <wp:inline distT="0" distB="0" distL="0" distR="0" wp14:anchorId="474B4115" wp14:editId="6BFBF4AC">
            <wp:extent cx="5183945" cy="3260537"/>
            <wp:effectExtent l="0" t="0" r="0" b="0"/>
            <wp:docPr id="1764658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58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3290" cy="32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D053" w14:textId="6E3F2AAE" w:rsidR="00D504AA" w:rsidRDefault="00CF7E91" w:rsidP="001643DA">
      <w:pPr>
        <w:pStyle w:val="a4"/>
        <w:rPr>
          <w:lang w:val="ru-RU"/>
        </w:rPr>
      </w:pPr>
      <w:bookmarkStart w:id="18" w:name="_Toc16246183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A73C7">
        <w:rPr>
          <w:noProof/>
        </w:rPr>
        <w:t>5</w:t>
      </w:r>
      <w:r>
        <w:fldChar w:fldCharType="end"/>
      </w:r>
      <w:r>
        <w:t xml:space="preserve"> – </w:t>
      </w:r>
      <w:r>
        <w:rPr>
          <w:lang w:val="ru-RU"/>
        </w:rPr>
        <w:t>Переименование компонентов</w:t>
      </w:r>
      <w:bookmarkEnd w:id="18"/>
    </w:p>
    <w:p w14:paraId="363D0874" w14:textId="77777777" w:rsidR="004F6E5B" w:rsidRPr="004F6E5B" w:rsidRDefault="004F6E5B" w:rsidP="004F6E5B">
      <w:pPr>
        <w:rPr>
          <w:lang w:val="ru-RU"/>
        </w:rPr>
      </w:pPr>
    </w:p>
    <w:p w14:paraId="1EE282C8" w14:textId="725E5F12" w:rsidR="003831F7" w:rsidRPr="0065466B" w:rsidRDefault="003831F7" w:rsidP="0047773B">
      <w:pPr>
        <w:pStyle w:val="2"/>
        <w:numPr>
          <w:ilvl w:val="1"/>
          <w:numId w:val="11"/>
        </w:numPr>
      </w:pPr>
      <w:bookmarkStart w:id="19" w:name="_Toc161170164"/>
      <w:bookmarkStart w:id="20" w:name="_Toc162461797"/>
      <w:r w:rsidRPr="0065466B">
        <w:lastRenderedPageBreak/>
        <w:t xml:space="preserve">Настройка </w:t>
      </w:r>
      <w:bookmarkEnd w:id="19"/>
      <w:r w:rsidR="000B54FE">
        <w:rPr>
          <w:lang w:val="ru-RU"/>
        </w:rPr>
        <w:t>сигналов</w:t>
      </w:r>
      <w:bookmarkEnd w:id="20"/>
    </w:p>
    <w:p w14:paraId="55790F22" w14:textId="41D7DBC8" w:rsidR="004A1A9D" w:rsidRPr="00402C33" w:rsidRDefault="004A1A9D" w:rsidP="006406F6">
      <w:pPr>
        <w:pStyle w:val="3"/>
        <w:rPr>
          <w:lang w:val="ru-RU"/>
        </w:rPr>
      </w:pPr>
      <w:bookmarkStart w:id="21" w:name="_Toc161170165"/>
      <w:bookmarkStart w:id="22" w:name="_Toc162461798"/>
      <w:r>
        <w:t>Настройка clk</w:t>
      </w:r>
      <w:bookmarkEnd w:id="22"/>
    </w:p>
    <w:p w14:paraId="284B3A82" w14:textId="5F68BB35" w:rsidR="004A1A9D" w:rsidRPr="005767FC" w:rsidRDefault="00D076EF" w:rsidP="004A1A9D">
      <w:r>
        <w:rPr>
          <w:lang w:val="ru-RU"/>
        </w:rPr>
        <w:t>З</w:t>
      </w:r>
      <w:r w:rsidR="008A5754">
        <w:rPr>
          <w:lang w:val="ru-RU"/>
        </w:rPr>
        <w:t>ададим</w:t>
      </w:r>
      <w:r w:rsidR="008A5754" w:rsidRPr="005767FC">
        <w:t xml:space="preserve"> </w:t>
      </w:r>
      <w:r w:rsidR="007342BF">
        <w:rPr>
          <w:lang w:val="ru-RU"/>
        </w:rPr>
        <w:t>значение</w:t>
      </w:r>
      <w:r w:rsidR="007342BF" w:rsidRPr="005767FC">
        <w:t xml:space="preserve"> </w:t>
      </w:r>
      <w:r w:rsidR="007342BF">
        <w:t>Reset</w:t>
      </w:r>
      <w:r w:rsidR="007342BF" w:rsidRPr="005767FC">
        <w:t xml:space="preserve"> </w:t>
      </w:r>
      <w:r w:rsidR="007342BF">
        <w:t>synchronous</w:t>
      </w:r>
      <w:r w:rsidR="007342BF" w:rsidRPr="005767FC">
        <w:t xml:space="preserve"> </w:t>
      </w:r>
      <w:r w:rsidR="007342BF">
        <w:t>edges</w:t>
      </w:r>
      <w:r w:rsidR="007342BF" w:rsidRPr="005767FC">
        <w:t xml:space="preserve"> = </w:t>
      </w:r>
      <w:proofErr w:type="spellStart"/>
      <w:r w:rsidR="007342BF">
        <w:t>Deassert</w:t>
      </w:r>
      <w:proofErr w:type="spellEnd"/>
    </w:p>
    <w:p w14:paraId="6F0D472F" w14:textId="3DD3A927" w:rsidR="00165426" w:rsidRDefault="00D076EF" w:rsidP="00165426">
      <w:pPr>
        <w:keepNext/>
        <w:ind w:firstLine="0"/>
        <w:jc w:val="center"/>
      </w:pPr>
      <w:r w:rsidRPr="00D076EF">
        <w:rPr>
          <w:noProof/>
        </w:rPr>
        <w:drawing>
          <wp:inline distT="0" distB="0" distL="0" distR="0" wp14:anchorId="7C0D0DF0" wp14:editId="6CD0150C">
            <wp:extent cx="4951828" cy="1718186"/>
            <wp:effectExtent l="0" t="0" r="1270" b="0"/>
            <wp:docPr id="97409468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9468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7801" cy="17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1B0B" w14:textId="36AC84FC" w:rsidR="002F0E67" w:rsidRPr="00E46ABE" w:rsidRDefault="00165426" w:rsidP="001643DA">
      <w:pPr>
        <w:pStyle w:val="a4"/>
        <w:rPr>
          <w:lang w:val="ru-RU"/>
        </w:rPr>
      </w:pPr>
      <w:bookmarkStart w:id="23" w:name="_Toc162461835"/>
      <w:r w:rsidRPr="00E46ABE">
        <w:rPr>
          <w:lang w:val="ru-RU"/>
        </w:rPr>
        <w:t xml:space="preserve">Рис. </w:t>
      </w:r>
      <w:r>
        <w:fldChar w:fldCharType="begin"/>
      </w:r>
      <w:r w:rsidRPr="00E46ABE">
        <w:rPr>
          <w:lang w:val="ru-RU"/>
        </w:rPr>
        <w:instrText xml:space="preserve"> </w:instrText>
      </w:r>
      <w:r>
        <w:instrText>SEQ</w:instrText>
      </w:r>
      <w:r w:rsidRPr="00E46ABE">
        <w:rPr>
          <w:lang w:val="ru-RU"/>
        </w:rPr>
        <w:instrText xml:space="preserve"> Рис. \* </w:instrText>
      </w:r>
      <w:r>
        <w:instrText>ARABIC</w:instrText>
      </w:r>
      <w:r w:rsidRPr="00E46ABE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6</w:t>
      </w:r>
      <w:r>
        <w:fldChar w:fldCharType="end"/>
      </w:r>
      <w:r w:rsidRPr="00E46ABE">
        <w:rPr>
          <w:lang w:val="ru-RU"/>
        </w:rPr>
        <w:t xml:space="preserve"> – </w:t>
      </w:r>
      <w:r w:rsidR="00E46ABE" w:rsidRPr="00386043">
        <w:rPr>
          <w:lang w:val="ru-RU"/>
        </w:rPr>
        <w:t>Настройка компонента</w:t>
      </w:r>
      <w:r w:rsidR="00E46ABE">
        <w:rPr>
          <w:lang w:val="ru-RU"/>
        </w:rPr>
        <w:t xml:space="preserve"> </w:t>
      </w:r>
      <w:r w:rsidR="00E46ABE">
        <w:t>clk</w:t>
      </w:r>
      <w:bookmarkEnd w:id="23"/>
    </w:p>
    <w:p w14:paraId="575CAAC2" w14:textId="3C6CA9EC" w:rsidR="00FB0903" w:rsidRPr="008A5754" w:rsidRDefault="00556A20" w:rsidP="006406F6">
      <w:pPr>
        <w:pStyle w:val="3"/>
        <w:rPr>
          <w:lang w:val="ru-RU"/>
        </w:rPr>
      </w:pPr>
      <w:bookmarkStart w:id="24" w:name="_Toc162461799"/>
      <w:r w:rsidRPr="008A5754">
        <w:rPr>
          <w:lang w:val="ru-RU"/>
        </w:rPr>
        <w:t>Настро</w:t>
      </w:r>
      <w:r w:rsidR="00FB0903" w:rsidRPr="008A5754">
        <w:rPr>
          <w:lang w:val="ru-RU"/>
        </w:rPr>
        <w:t>йка</w:t>
      </w:r>
      <w:r w:rsidRPr="008A5754">
        <w:rPr>
          <w:lang w:val="ru-RU"/>
        </w:rPr>
        <w:t xml:space="preserve"> </w:t>
      </w:r>
      <w:bookmarkEnd w:id="21"/>
      <w:proofErr w:type="spellStart"/>
      <w:r w:rsidR="00A81B25">
        <w:t>sc</w:t>
      </w:r>
      <w:proofErr w:type="spellEnd"/>
      <w:r w:rsidR="00A81B25" w:rsidRPr="00F643E1">
        <w:rPr>
          <w:lang w:val="ru-RU"/>
        </w:rPr>
        <w:t>_</w:t>
      </w:r>
      <w:proofErr w:type="spellStart"/>
      <w:r w:rsidR="00A81B25">
        <w:t>fifo</w:t>
      </w:r>
      <w:proofErr w:type="spellEnd"/>
      <w:r w:rsidR="00A81B25" w:rsidRPr="00F643E1">
        <w:rPr>
          <w:lang w:val="ru-RU"/>
        </w:rPr>
        <w:t>_0</w:t>
      </w:r>
      <w:bookmarkEnd w:id="24"/>
    </w:p>
    <w:p w14:paraId="5F8F5B31" w14:textId="6B6154E2" w:rsidR="00DE50C1" w:rsidRPr="00F643E1" w:rsidRDefault="00DE50C1" w:rsidP="00280658">
      <w:pPr>
        <w:rPr>
          <w:lang w:val="ru-RU"/>
        </w:rPr>
      </w:pPr>
      <w:r w:rsidRPr="00386043">
        <w:rPr>
          <w:lang w:val="ru-RU"/>
        </w:rPr>
        <w:t xml:space="preserve">Зададим </w:t>
      </w:r>
      <w:r w:rsidR="00775F7A">
        <w:rPr>
          <w:lang w:val="ru-RU"/>
        </w:rPr>
        <w:t xml:space="preserve">значение </w:t>
      </w:r>
      <w:r w:rsidR="00775F7A">
        <w:t>Bits</w:t>
      </w:r>
      <w:r w:rsidR="00775F7A" w:rsidRPr="007A077B">
        <w:rPr>
          <w:lang w:val="ru-RU"/>
        </w:rPr>
        <w:t xml:space="preserve"> </w:t>
      </w:r>
      <w:r w:rsidR="00775F7A">
        <w:t>per</w:t>
      </w:r>
      <w:r w:rsidR="00775F7A" w:rsidRPr="007A077B">
        <w:rPr>
          <w:lang w:val="ru-RU"/>
        </w:rPr>
        <w:t xml:space="preserve"> </w:t>
      </w:r>
      <w:r w:rsidR="00775F7A">
        <w:t>symbol</w:t>
      </w:r>
      <w:r w:rsidR="00775F7A" w:rsidRPr="007A077B">
        <w:rPr>
          <w:lang w:val="ru-RU"/>
        </w:rPr>
        <w:t xml:space="preserve"> = 4</w:t>
      </w:r>
      <w:r w:rsidR="00F015D3" w:rsidRPr="00F643E1">
        <w:rPr>
          <w:lang w:val="ru-RU"/>
        </w:rPr>
        <w:t>:</w:t>
      </w:r>
    </w:p>
    <w:p w14:paraId="70BB7E4D" w14:textId="74273CF3" w:rsidR="004D3ED5" w:rsidRDefault="002D45DD" w:rsidP="001643DA">
      <w:pPr>
        <w:pStyle w:val="a4"/>
      </w:pPr>
      <w:r w:rsidRPr="002D45DD">
        <w:rPr>
          <w:noProof/>
        </w:rPr>
        <w:drawing>
          <wp:inline distT="0" distB="0" distL="0" distR="0" wp14:anchorId="205A31C3" wp14:editId="48355F96">
            <wp:extent cx="5314950" cy="3113976"/>
            <wp:effectExtent l="0" t="0" r="0" b="0"/>
            <wp:docPr id="56759300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9300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392" cy="31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C4B5" w14:textId="280CC7B7" w:rsidR="00F015D3" w:rsidRPr="00095E8E" w:rsidRDefault="004D3ED5" w:rsidP="001643DA">
      <w:pPr>
        <w:pStyle w:val="a4"/>
        <w:rPr>
          <w:lang w:val="ru-RU"/>
        </w:rPr>
      </w:pPr>
      <w:bookmarkStart w:id="25" w:name="_Ref162281411"/>
      <w:bookmarkStart w:id="26" w:name="_Toc161170189"/>
      <w:bookmarkStart w:id="27" w:name="_Toc162461836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7</w:t>
      </w:r>
      <w:r>
        <w:rPr>
          <w:noProof/>
        </w:rPr>
        <w:fldChar w:fldCharType="end"/>
      </w:r>
      <w:bookmarkEnd w:id="25"/>
      <w:r w:rsidRPr="00386043">
        <w:rPr>
          <w:lang w:val="ru-RU"/>
        </w:rPr>
        <w:t xml:space="preserve"> – </w:t>
      </w:r>
      <w:r w:rsidR="00C761DE" w:rsidRPr="00386043">
        <w:rPr>
          <w:lang w:val="ru-RU"/>
        </w:rPr>
        <w:t xml:space="preserve">Настройка компонента </w:t>
      </w:r>
      <w:proofErr w:type="spellStart"/>
      <w:r w:rsidR="007E0C0B">
        <w:t>sc</w:t>
      </w:r>
      <w:proofErr w:type="spellEnd"/>
      <w:r w:rsidR="00C761DE" w:rsidRPr="00386043">
        <w:rPr>
          <w:lang w:val="ru-RU"/>
        </w:rPr>
        <w:t>_</w:t>
      </w:r>
      <w:bookmarkEnd w:id="26"/>
      <w:proofErr w:type="spellStart"/>
      <w:r w:rsidR="007E0C0B">
        <w:t>fifo</w:t>
      </w:r>
      <w:bookmarkEnd w:id="27"/>
      <w:proofErr w:type="spellEnd"/>
    </w:p>
    <w:p w14:paraId="115FAAFF" w14:textId="581F45E4" w:rsidR="00927B57" w:rsidRPr="00386043" w:rsidRDefault="00927B57" w:rsidP="00280658">
      <w:pPr>
        <w:rPr>
          <w:lang w:val="ru-RU"/>
        </w:rPr>
      </w:pPr>
      <w:r w:rsidRPr="00386043">
        <w:rPr>
          <w:lang w:val="ru-RU"/>
        </w:rPr>
        <w:t>Запись данных будет происходить следующим образом: 100 – счёт на сложение, 200 – счёт на вычитание.</w:t>
      </w:r>
    </w:p>
    <w:p w14:paraId="025DB778" w14:textId="4C2A93EC" w:rsidR="00FB0903" w:rsidRPr="00576761" w:rsidRDefault="00FB0903" w:rsidP="006406F6">
      <w:pPr>
        <w:pStyle w:val="3"/>
      </w:pPr>
      <w:bookmarkStart w:id="28" w:name="_Toc161170166"/>
      <w:bookmarkStart w:id="29" w:name="_Toc162461800"/>
      <w:r w:rsidRPr="00386043">
        <w:rPr>
          <w:lang w:val="ru-RU"/>
        </w:rPr>
        <w:t>Настройка</w:t>
      </w:r>
      <w:r w:rsidRPr="00576761">
        <w:t xml:space="preserve"> </w:t>
      </w:r>
      <w:bookmarkEnd w:id="28"/>
      <w:r w:rsidR="00576761">
        <w:t>MyS</w:t>
      </w:r>
      <w:r w:rsidR="00081774">
        <w:t>T</w:t>
      </w:r>
      <w:r w:rsidR="00576761">
        <w:t xml:space="preserve">_source_0 </w:t>
      </w:r>
      <w:r w:rsidR="00576761">
        <w:rPr>
          <w:lang w:val="ru-RU"/>
        </w:rPr>
        <w:t>и</w:t>
      </w:r>
      <w:r w:rsidR="00576761" w:rsidRPr="00576761">
        <w:t xml:space="preserve"> </w:t>
      </w:r>
      <w:r w:rsidR="00576761">
        <w:t>MyS</w:t>
      </w:r>
      <w:r w:rsidR="00081774">
        <w:t>T</w:t>
      </w:r>
      <w:r w:rsidR="00576761">
        <w:t>_sink_0</w:t>
      </w:r>
      <w:bookmarkEnd w:id="29"/>
    </w:p>
    <w:p w14:paraId="7363EC69" w14:textId="1A6493F1" w:rsidR="00F43D4C" w:rsidRDefault="00F43D4C" w:rsidP="00F43D4C">
      <w:pPr>
        <w:rPr>
          <w:lang w:val="ru-RU"/>
        </w:rPr>
      </w:pPr>
      <w:bookmarkStart w:id="30" w:name="_Toc161170167"/>
      <w:r>
        <w:rPr>
          <w:lang w:val="ru-RU"/>
        </w:rPr>
        <w:t>Переименуем</w:t>
      </w:r>
      <w:r w:rsidRPr="00FF1C23">
        <w:t xml:space="preserve"> </w:t>
      </w:r>
      <w:r w:rsidR="00081774" w:rsidRPr="00FF1C23">
        <w:t xml:space="preserve"> </w:t>
      </w:r>
      <w:r w:rsidR="00081774">
        <w:t>MyST</w:t>
      </w:r>
      <w:r w:rsidR="00FF1C23">
        <w:t xml:space="preserve">_source_0 </w:t>
      </w:r>
      <w:r w:rsidR="00FF1C23">
        <w:rPr>
          <w:lang w:val="ru-RU"/>
        </w:rPr>
        <w:t>и</w:t>
      </w:r>
      <w:r w:rsidR="00FF1C23" w:rsidRPr="00FF1C23">
        <w:t xml:space="preserve"> </w:t>
      </w:r>
      <w:r w:rsidR="00FF1C23">
        <w:t xml:space="preserve">MyST_sink_0 </w:t>
      </w:r>
      <w:r w:rsidR="00FF1C23">
        <w:rPr>
          <w:lang w:val="ru-RU"/>
        </w:rPr>
        <w:t>в</w:t>
      </w:r>
      <w:r w:rsidR="00FF1C23" w:rsidRPr="00FF1C23">
        <w:t xml:space="preserve"> </w:t>
      </w:r>
      <w:proofErr w:type="spellStart"/>
      <w:r w:rsidR="00FF1C23">
        <w:t>MyST_source</w:t>
      </w:r>
      <w:proofErr w:type="spellEnd"/>
      <w:r w:rsidR="00FF1C23">
        <w:t xml:space="preserve"> </w:t>
      </w:r>
      <w:r w:rsidR="00FF1C23">
        <w:rPr>
          <w:lang w:val="ru-RU"/>
        </w:rPr>
        <w:t>и</w:t>
      </w:r>
      <w:r w:rsidR="00FF1C23" w:rsidRPr="00FF1C23">
        <w:t xml:space="preserve"> </w:t>
      </w:r>
      <w:proofErr w:type="spellStart"/>
      <w:r w:rsidR="00FF1C23">
        <w:t>MyST_sink</w:t>
      </w:r>
      <w:proofErr w:type="spellEnd"/>
      <w:r w:rsidR="00FF1C23" w:rsidRPr="00FF1C23">
        <w:t xml:space="preserve"> </w:t>
      </w:r>
      <w:r w:rsidR="00FF1C23">
        <w:rPr>
          <w:lang w:val="ru-RU"/>
        </w:rPr>
        <w:t>соответственно</w:t>
      </w:r>
      <w:r w:rsidR="0033111D" w:rsidRPr="0033111D">
        <w:t xml:space="preserve">. </w:t>
      </w:r>
      <w:r w:rsidR="0033111D">
        <w:rPr>
          <w:lang w:val="ru-RU"/>
        </w:rPr>
        <w:t>Получившаяся структура будет выглядеть следующим образом:</w:t>
      </w:r>
    </w:p>
    <w:p w14:paraId="1C65D9D6" w14:textId="54830E64" w:rsidR="004303B2" w:rsidRDefault="005D63A6" w:rsidP="004303B2">
      <w:pPr>
        <w:keepNext/>
        <w:ind w:firstLine="0"/>
        <w:jc w:val="center"/>
      </w:pPr>
      <w:r w:rsidRPr="005D63A6">
        <w:rPr>
          <w:noProof/>
        </w:rPr>
        <w:lastRenderedPageBreak/>
        <w:drawing>
          <wp:inline distT="0" distB="0" distL="0" distR="0" wp14:anchorId="42CBF17D" wp14:editId="3323056A">
            <wp:extent cx="3927945" cy="2110438"/>
            <wp:effectExtent l="0" t="0" r="0" b="4445"/>
            <wp:docPr id="793453254" name="Рисунок 1" descr="Изображение выглядит как текст, программное обеспечение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53254" name="Рисунок 1" descr="Изображение выглядит как текст, программное обеспечение, число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257" cy="211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BB24" w14:textId="25028F88" w:rsidR="00D4034F" w:rsidRPr="005D63A6" w:rsidRDefault="004303B2" w:rsidP="001643DA">
      <w:pPr>
        <w:pStyle w:val="a4"/>
        <w:rPr>
          <w:lang w:val="ru-RU"/>
        </w:rPr>
      </w:pPr>
      <w:bookmarkStart w:id="31" w:name="_Toc162461837"/>
      <w:r w:rsidRPr="00B60D9D">
        <w:rPr>
          <w:lang w:val="ru-RU"/>
        </w:rPr>
        <w:t xml:space="preserve">Рис. </w:t>
      </w:r>
      <w:r>
        <w:fldChar w:fldCharType="begin"/>
      </w:r>
      <w:r w:rsidRPr="00B60D9D">
        <w:rPr>
          <w:lang w:val="ru-RU"/>
        </w:rPr>
        <w:instrText xml:space="preserve"> </w:instrText>
      </w:r>
      <w:r>
        <w:instrText>SEQ</w:instrText>
      </w:r>
      <w:r w:rsidRPr="00B60D9D">
        <w:rPr>
          <w:lang w:val="ru-RU"/>
        </w:rPr>
        <w:instrText xml:space="preserve"> Рис. \* </w:instrText>
      </w:r>
      <w:r>
        <w:instrText>ARABIC</w:instrText>
      </w:r>
      <w:r w:rsidRPr="00B60D9D">
        <w:rPr>
          <w:lang w:val="ru-RU"/>
        </w:rPr>
        <w:instrText xml:space="preserve"> </w:instrText>
      </w:r>
      <w:r>
        <w:fldChar w:fldCharType="separate"/>
      </w:r>
      <w:r w:rsidR="003A73C7">
        <w:rPr>
          <w:noProof/>
        </w:rPr>
        <w:t>8</w:t>
      </w:r>
      <w:r>
        <w:fldChar w:fldCharType="end"/>
      </w:r>
      <w:r w:rsidRPr="00B60D9D">
        <w:rPr>
          <w:lang w:val="ru-RU"/>
        </w:rPr>
        <w:t xml:space="preserve"> – </w:t>
      </w:r>
      <w:r w:rsidR="00B60D9D">
        <w:rPr>
          <w:lang w:val="ru-RU"/>
        </w:rPr>
        <w:t>Система после переименования компонентов</w:t>
      </w:r>
      <w:bookmarkEnd w:id="31"/>
    </w:p>
    <w:p w14:paraId="7D71F1E2" w14:textId="3B57331C" w:rsidR="002533B3" w:rsidRDefault="002533B3" w:rsidP="0047773B">
      <w:pPr>
        <w:pStyle w:val="2"/>
        <w:numPr>
          <w:ilvl w:val="1"/>
          <w:numId w:val="11"/>
        </w:numPr>
      </w:pPr>
      <w:bookmarkStart w:id="32" w:name="_Toc161170162"/>
      <w:bookmarkStart w:id="33" w:name="_Toc162461801"/>
      <w:bookmarkEnd w:id="30"/>
      <w:r>
        <w:rPr>
          <w:lang w:val="ru-RU"/>
        </w:rPr>
        <w:t>Подключение сигналов</w:t>
      </w:r>
      <w:bookmarkEnd w:id="33"/>
    </w:p>
    <w:p w14:paraId="420F6B7B" w14:textId="03B62339" w:rsidR="00C7377E" w:rsidRDefault="00C7377E" w:rsidP="002533B3">
      <w:pPr>
        <w:pStyle w:val="3"/>
      </w:pPr>
      <w:bookmarkStart w:id="34" w:name="_Toc162461802"/>
      <w:r>
        <w:t>Подключение тактового сигнала</w:t>
      </w:r>
      <w:bookmarkEnd w:id="32"/>
      <w:bookmarkEnd w:id="34"/>
    </w:p>
    <w:p w14:paraId="649B29C5" w14:textId="77777777" w:rsidR="00C7377E" w:rsidRPr="00386043" w:rsidRDefault="00C7377E" w:rsidP="00C7377E">
      <w:pPr>
        <w:rPr>
          <w:lang w:val="ru-RU"/>
        </w:rPr>
      </w:pPr>
      <w:r w:rsidRPr="00386043">
        <w:rPr>
          <w:lang w:val="ru-RU"/>
        </w:rPr>
        <w:t xml:space="preserve">Выделим интерфейс </w:t>
      </w:r>
      <w:r>
        <w:t>clk</w:t>
      </w:r>
      <w:r w:rsidRPr="00386043">
        <w:rPr>
          <w:lang w:val="ru-RU"/>
        </w:rPr>
        <w:t xml:space="preserve"> компонента </w:t>
      </w:r>
      <w:r>
        <w:t>clk</w:t>
      </w:r>
      <w:r w:rsidRPr="00386043">
        <w:rPr>
          <w:lang w:val="ru-RU"/>
        </w:rPr>
        <w:t>, и, открыв его соединения, выберем подключение ко всем тактовым входам:</w:t>
      </w:r>
    </w:p>
    <w:p w14:paraId="2F9E4D79" w14:textId="4FF01F35" w:rsidR="00C7377E" w:rsidRDefault="005767FC" w:rsidP="001643DA">
      <w:pPr>
        <w:pStyle w:val="a4"/>
      </w:pPr>
      <w:r w:rsidRPr="005767FC">
        <w:rPr>
          <w:noProof/>
        </w:rPr>
        <w:drawing>
          <wp:inline distT="0" distB="0" distL="0" distR="0" wp14:anchorId="49EA05B3" wp14:editId="11CCC7C2">
            <wp:extent cx="4621237" cy="1433053"/>
            <wp:effectExtent l="0" t="0" r="8255" b="0"/>
            <wp:docPr id="134842168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2168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0644" cy="14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EBCD" w14:textId="506CC527" w:rsidR="00C7377E" w:rsidRPr="00386043" w:rsidRDefault="00C7377E" w:rsidP="001643DA">
      <w:pPr>
        <w:pStyle w:val="a4"/>
        <w:rPr>
          <w:lang w:val="ru-RU"/>
        </w:rPr>
      </w:pPr>
      <w:bookmarkStart w:id="35" w:name="_Toc161170183"/>
      <w:bookmarkStart w:id="36" w:name="_Toc162461838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9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Подключение тактового сигнала (1)</w:t>
      </w:r>
      <w:bookmarkEnd w:id="35"/>
      <w:bookmarkEnd w:id="36"/>
    </w:p>
    <w:p w14:paraId="4279174D" w14:textId="6C9C6B27" w:rsidR="00C7377E" w:rsidRPr="00386043" w:rsidRDefault="005767FC" w:rsidP="00C7377E">
      <w:pPr>
        <w:rPr>
          <w:lang w:val="ru-RU"/>
        </w:rPr>
      </w:pPr>
      <w:r>
        <w:rPr>
          <w:lang w:val="ru-RU"/>
        </w:rPr>
        <w:t>Выполним</w:t>
      </w:r>
      <w:r w:rsidR="00C7377E" w:rsidRPr="00386043">
        <w:rPr>
          <w:lang w:val="ru-RU"/>
        </w:rPr>
        <w:t xml:space="preserve"> </w:t>
      </w:r>
      <w:r w:rsidR="00C7377E">
        <w:t>Filter</w:t>
      </w:r>
      <w:r w:rsidR="00C7377E" w:rsidRPr="00386043">
        <w:rPr>
          <w:lang w:val="ru-RU"/>
          <w14:ligatures w14:val="none"/>
        </w:rPr>
        <w:t xml:space="preserve"> → </w:t>
      </w:r>
      <w:r w:rsidR="00C7377E">
        <w:rPr>
          <w14:ligatures w14:val="none"/>
        </w:rPr>
        <w:t>Clock</w:t>
      </w:r>
      <w:r w:rsidR="00C7377E" w:rsidRPr="00386043">
        <w:rPr>
          <w:lang w:val="ru-RU"/>
          <w14:ligatures w14:val="none"/>
        </w:rPr>
        <w:t xml:space="preserve"> </w:t>
      </w:r>
      <w:r w:rsidR="00C7377E">
        <w:rPr>
          <w14:ligatures w14:val="none"/>
        </w:rPr>
        <w:t>and</w:t>
      </w:r>
      <w:r w:rsidR="00C7377E" w:rsidRPr="00386043">
        <w:rPr>
          <w:lang w:val="ru-RU"/>
          <w14:ligatures w14:val="none"/>
        </w:rPr>
        <w:t xml:space="preserve"> </w:t>
      </w:r>
      <w:r w:rsidR="00C7377E">
        <w:rPr>
          <w14:ligatures w14:val="none"/>
        </w:rPr>
        <w:t>Reset</w:t>
      </w:r>
      <w:r w:rsidR="00C7377E" w:rsidRPr="00386043">
        <w:rPr>
          <w:lang w:val="ru-RU"/>
          <w14:ligatures w14:val="none"/>
        </w:rPr>
        <w:t xml:space="preserve"> </w:t>
      </w:r>
      <w:r w:rsidR="00C7377E">
        <w:rPr>
          <w14:ligatures w14:val="none"/>
        </w:rPr>
        <w:t>Interfaces</w:t>
      </w:r>
      <w:r>
        <w:rPr>
          <w:lang w:val="ru-RU"/>
          <w14:ligatures w14:val="none"/>
        </w:rPr>
        <w:t xml:space="preserve"> и</w:t>
      </w:r>
      <w:r w:rsidR="00C7377E" w:rsidRPr="00386043">
        <w:rPr>
          <w:lang w:val="ru-RU"/>
          <w14:ligatures w14:val="none"/>
        </w:rPr>
        <w:t xml:space="preserve"> убедимся, что соединения выполн</w:t>
      </w:r>
      <w:r>
        <w:rPr>
          <w:lang w:val="ru-RU"/>
          <w14:ligatures w14:val="none"/>
        </w:rPr>
        <w:t>ены корректно</w:t>
      </w:r>
      <w:r w:rsidR="00C7377E" w:rsidRPr="00386043">
        <w:rPr>
          <w:lang w:val="ru-RU"/>
        </w:rPr>
        <w:t>:</w:t>
      </w:r>
    </w:p>
    <w:p w14:paraId="3A7FBA2B" w14:textId="1DE31BC4" w:rsidR="00C7377E" w:rsidRDefault="005767FC" w:rsidP="001643DA">
      <w:pPr>
        <w:pStyle w:val="a4"/>
      </w:pPr>
      <w:r w:rsidRPr="005767FC">
        <w:rPr>
          <w:noProof/>
        </w:rPr>
        <w:drawing>
          <wp:inline distT="0" distB="0" distL="0" distR="0" wp14:anchorId="2CACDD43" wp14:editId="0BBD6695">
            <wp:extent cx="4534737" cy="2328203"/>
            <wp:effectExtent l="0" t="0" r="0" b="0"/>
            <wp:docPr id="197194348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4348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41" cy="2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CB40" w14:textId="6EBA5C00" w:rsidR="00C7377E" w:rsidRDefault="00C7377E" w:rsidP="001643DA">
      <w:pPr>
        <w:pStyle w:val="a4"/>
        <w:rPr>
          <w:lang w:val="ru-RU"/>
        </w:rPr>
      </w:pPr>
      <w:bookmarkStart w:id="37" w:name="_Toc161170184"/>
      <w:bookmarkStart w:id="38" w:name="_Toc162461839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10</w:t>
      </w:r>
      <w:r>
        <w:rPr>
          <w:noProof/>
        </w:rPr>
        <w:fldChar w:fldCharType="end"/>
      </w:r>
      <w:r w:rsidRPr="003E6516">
        <w:rPr>
          <w:lang w:val="ru-RU"/>
        </w:rPr>
        <w:t xml:space="preserve"> – Подключение тактового сигнала (2)</w:t>
      </w:r>
      <w:bookmarkEnd w:id="37"/>
      <w:bookmarkEnd w:id="38"/>
    </w:p>
    <w:p w14:paraId="719FACED" w14:textId="653729AB" w:rsidR="002533B3" w:rsidRDefault="002533B3" w:rsidP="002533B3">
      <w:pPr>
        <w:pStyle w:val="3"/>
        <w:rPr>
          <w:lang w:val="ru-RU"/>
        </w:rPr>
      </w:pPr>
      <w:bookmarkStart w:id="39" w:name="_Toc162461803"/>
      <w:r>
        <w:rPr>
          <w:lang w:val="ru-RU"/>
        </w:rPr>
        <w:t xml:space="preserve">Подключение сигнала </w:t>
      </w:r>
      <w:r>
        <w:t>Reset</w:t>
      </w:r>
      <w:bookmarkEnd w:id="39"/>
    </w:p>
    <w:p w14:paraId="6B491FE3" w14:textId="45110D31" w:rsidR="002533B3" w:rsidRDefault="002533B3" w:rsidP="002533B3">
      <w:pPr>
        <w:rPr>
          <w:lang w:val="ru-RU"/>
        </w:rPr>
      </w:pPr>
      <w:r>
        <w:rPr>
          <w:lang w:val="ru-RU"/>
        </w:rPr>
        <w:t>Выполним</w:t>
      </w:r>
      <w:r w:rsidRPr="002533B3">
        <w:rPr>
          <w:lang w:val="ru-RU"/>
        </w:rPr>
        <w:t xml:space="preserve"> </w:t>
      </w:r>
      <w:r>
        <w:t>System</w:t>
      </w:r>
      <w:r w:rsidRPr="002533B3">
        <w:rPr>
          <w:lang w:val="ru-RU"/>
        </w:rPr>
        <w:t xml:space="preserve"> </w:t>
      </w:r>
      <w:r w:rsidR="004E1A5F" w:rsidRPr="00386043">
        <w:rPr>
          <w:lang w:val="ru-RU"/>
        </w:rPr>
        <w:t>→</w:t>
      </w:r>
      <w:r w:rsidRPr="002533B3">
        <w:rPr>
          <w:lang w:val="ru-RU"/>
        </w:rPr>
        <w:t xml:space="preserve"> </w:t>
      </w:r>
      <w:r>
        <w:t>Create</w:t>
      </w:r>
      <w:r w:rsidRPr="002533B3">
        <w:rPr>
          <w:lang w:val="ru-RU"/>
        </w:rPr>
        <w:t xml:space="preserve"> </w:t>
      </w:r>
      <w:r>
        <w:t>Global</w:t>
      </w:r>
      <w:r w:rsidRPr="002533B3">
        <w:rPr>
          <w:lang w:val="ru-RU"/>
        </w:rPr>
        <w:t xml:space="preserve"> </w:t>
      </w:r>
      <w:r>
        <w:t>Reset</w:t>
      </w:r>
      <w:r w:rsidRPr="002533B3">
        <w:rPr>
          <w:lang w:val="ru-RU"/>
        </w:rPr>
        <w:t xml:space="preserve"> </w:t>
      </w:r>
      <w:r>
        <w:t>Network</w:t>
      </w:r>
      <w:r w:rsidRPr="002533B3">
        <w:rPr>
          <w:lang w:val="ru-RU"/>
        </w:rPr>
        <w:t xml:space="preserve"> </w:t>
      </w:r>
      <w:r>
        <w:rPr>
          <w:lang w:val="ru-RU"/>
        </w:rPr>
        <w:t>и</w:t>
      </w:r>
      <w:r w:rsidRPr="002533B3">
        <w:rPr>
          <w:lang w:val="ru-RU"/>
        </w:rPr>
        <w:t xml:space="preserve"> </w:t>
      </w:r>
      <w:r>
        <w:rPr>
          <w:lang w:val="ru-RU"/>
        </w:rPr>
        <w:t>убедимся</w:t>
      </w:r>
      <w:r w:rsidRPr="002533B3">
        <w:rPr>
          <w:lang w:val="ru-RU"/>
        </w:rPr>
        <w:t xml:space="preserve">, </w:t>
      </w:r>
      <w:r>
        <w:rPr>
          <w:lang w:val="ru-RU"/>
        </w:rPr>
        <w:t>что</w:t>
      </w:r>
      <w:r w:rsidRPr="002533B3">
        <w:rPr>
          <w:lang w:val="ru-RU"/>
        </w:rPr>
        <w:t xml:space="preserve"> </w:t>
      </w:r>
      <w:r>
        <w:rPr>
          <w:lang w:val="ru-RU"/>
        </w:rPr>
        <w:t xml:space="preserve">система выглядит корректно, сигнал </w:t>
      </w:r>
      <w:r>
        <w:t>Reset</w:t>
      </w:r>
      <w:r w:rsidRPr="002533B3">
        <w:rPr>
          <w:lang w:val="ru-RU"/>
        </w:rPr>
        <w:t xml:space="preserve"> </w:t>
      </w:r>
      <w:r>
        <w:rPr>
          <w:lang w:val="ru-RU"/>
        </w:rPr>
        <w:t>подключен:</w:t>
      </w:r>
    </w:p>
    <w:p w14:paraId="79885068" w14:textId="77777777" w:rsidR="00833960" w:rsidRDefault="00833960" w:rsidP="001643DA">
      <w:pPr>
        <w:pStyle w:val="a4"/>
      </w:pPr>
      <w:r w:rsidRPr="00833960">
        <w:rPr>
          <w:noProof/>
          <w:lang w:val="ru-RU"/>
        </w:rPr>
        <w:lastRenderedPageBreak/>
        <w:drawing>
          <wp:inline distT="0" distB="0" distL="0" distR="0" wp14:anchorId="46556E4D" wp14:editId="2C6336F0">
            <wp:extent cx="4698610" cy="2247598"/>
            <wp:effectExtent l="0" t="0" r="6985" b="635"/>
            <wp:docPr id="77647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7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1675" cy="224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9EEA" w14:textId="599A8187" w:rsidR="00C7735B" w:rsidRDefault="00833960" w:rsidP="001643DA">
      <w:pPr>
        <w:pStyle w:val="a4"/>
      </w:pPr>
      <w:bookmarkStart w:id="40" w:name="_Toc162461840"/>
      <w:r w:rsidRPr="00F61715">
        <w:rPr>
          <w:lang w:val="ru-RU"/>
        </w:rPr>
        <w:t xml:space="preserve">Рис. </w:t>
      </w:r>
      <w:r>
        <w:fldChar w:fldCharType="begin"/>
      </w:r>
      <w:r w:rsidRPr="00F61715">
        <w:rPr>
          <w:lang w:val="ru-RU"/>
        </w:rPr>
        <w:instrText xml:space="preserve"> </w:instrText>
      </w:r>
      <w:r>
        <w:instrText>SEQ</w:instrText>
      </w:r>
      <w:r w:rsidRPr="00F61715">
        <w:rPr>
          <w:lang w:val="ru-RU"/>
        </w:rPr>
        <w:instrText xml:space="preserve"> Рис. \* </w:instrText>
      </w:r>
      <w:r>
        <w:instrText>ARABIC</w:instrText>
      </w:r>
      <w:r w:rsidRPr="00F61715">
        <w:rPr>
          <w:lang w:val="ru-RU"/>
        </w:rPr>
        <w:instrText xml:space="preserve"> </w:instrText>
      </w:r>
      <w:r>
        <w:fldChar w:fldCharType="separate"/>
      </w:r>
      <w:r w:rsidR="003A73C7">
        <w:rPr>
          <w:noProof/>
        </w:rPr>
        <w:t>11</w:t>
      </w:r>
      <w:r>
        <w:fldChar w:fldCharType="end"/>
      </w:r>
      <w:r>
        <w:rPr>
          <w:lang w:val="ru-RU"/>
        </w:rPr>
        <w:t xml:space="preserve"> – Подключение сигнала </w:t>
      </w:r>
      <w:r>
        <w:t>Reset</w:t>
      </w:r>
      <w:bookmarkEnd w:id="40"/>
    </w:p>
    <w:p w14:paraId="6ACE0291" w14:textId="77777777" w:rsidR="00F61715" w:rsidRDefault="00F61715" w:rsidP="0047773B">
      <w:pPr>
        <w:pStyle w:val="2"/>
        <w:numPr>
          <w:ilvl w:val="1"/>
          <w:numId w:val="11"/>
        </w:numPr>
      </w:pPr>
      <w:bookmarkStart w:id="41" w:name="_Toc162461804"/>
      <w:r>
        <w:t>Подключение Avalon-MM</w:t>
      </w:r>
      <w:r w:rsidRPr="00BA2B06">
        <w:t xml:space="preserve"> </w:t>
      </w:r>
      <w:r>
        <w:t>интерфейсов</w:t>
      </w:r>
      <w:bookmarkEnd w:id="41"/>
    </w:p>
    <w:p w14:paraId="7C45776C" w14:textId="77777777" w:rsidR="00F61715" w:rsidRPr="00F61715" w:rsidRDefault="00F61715" w:rsidP="00F61715">
      <w:pPr>
        <w:rPr>
          <w:lang w:val="ru-RU"/>
        </w:rPr>
      </w:pPr>
      <w:r w:rsidRPr="00F61715">
        <w:rPr>
          <w:lang w:val="ru-RU"/>
        </w:rPr>
        <w:t xml:space="preserve">Выполним </w:t>
      </w:r>
      <w:r>
        <w:t>Filter</w:t>
      </w:r>
      <w:r w:rsidRPr="00F61715">
        <w:rPr>
          <w:lang w:val="ru-RU"/>
        </w:rPr>
        <w:t xml:space="preserve"> → </w:t>
      </w:r>
      <w:r>
        <w:t>Avalon</w:t>
      </w:r>
      <w:r w:rsidRPr="00F61715">
        <w:rPr>
          <w:lang w:val="ru-RU"/>
        </w:rPr>
        <w:t>-</w:t>
      </w:r>
      <w:r>
        <w:t>MM</w:t>
      </w:r>
      <w:r w:rsidRPr="00F61715">
        <w:rPr>
          <w:lang w:val="ru-RU"/>
        </w:rPr>
        <w:t xml:space="preserve"> </w:t>
      </w:r>
      <w:r>
        <w:t>Interfaces</w:t>
      </w:r>
      <w:r w:rsidRPr="00F61715">
        <w:rPr>
          <w:lang w:val="ru-RU"/>
        </w:rPr>
        <w:t xml:space="preserve"> и выберем соединения так, как показано на картинке ниже</w:t>
      </w:r>
    </w:p>
    <w:p w14:paraId="10036917" w14:textId="0351EDEE" w:rsidR="00F61715" w:rsidRDefault="00336A35" w:rsidP="001643DA">
      <w:pPr>
        <w:pStyle w:val="a4"/>
      </w:pPr>
      <w:r w:rsidRPr="00336A35">
        <w:rPr>
          <w:noProof/>
        </w:rPr>
        <w:drawing>
          <wp:inline distT="0" distB="0" distL="0" distR="0" wp14:anchorId="79218206" wp14:editId="0C661A86">
            <wp:extent cx="5940425" cy="1972310"/>
            <wp:effectExtent l="0" t="0" r="3175" b="8890"/>
            <wp:docPr id="78442136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2136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5EC2" w14:textId="2374AF31" w:rsidR="00F61715" w:rsidRPr="00F61715" w:rsidRDefault="00F61715" w:rsidP="001643DA">
      <w:pPr>
        <w:pStyle w:val="a4"/>
        <w:rPr>
          <w:lang w:val="ru-RU"/>
        </w:rPr>
      </w:pPr>
      <w:bookmarkStart w:id="42" w:name="_Toc162461841"/>
      <w:r w:rsidRPr="00F61715">
        <w:rPr>
          <w:lang w:val="ru-RU"/>
        </w:rPr>
        <w:t xml:space="preserve">Рис. </w:t>
      </w:r>
      <w:r>
        <w:fldChar w:fldCharType="begin"/>
      </w:r>
      <w:r w:rsidRPr="00F61715">
        <w:rPr>
          <w:lang w:val="ru-RU"/>
        </w:rPr>
        <w:instrText xml:space="preserve"> </w:instrText>
      </w:r>
      <w:r>
        <w:instrText>SEQ</w:instrText>
      </w:r>
      <w:r w:rsidRPr="00F61715">
        <w:rPr>
          <w:lang w:val="ru-RU"/>
        </w:rPr>
        <w:instrText xml:space="preserve"> Рис. \* </w:instrText>
      </w:r>
      <w:r>
        <w:instrText>ARABIC</w:instrText>
      </w:r>
      <w:r w:rsidRPr="00F61715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12</w:t>
      </w:r>
      <w:r>
        <w:fldChar w:fldCharType="end"/>
      </w:r>
      <w:r w:rsidRPr="00F61715">
        <w:rPr>
          <w:lang w:val="ru-RU"/>
        </w:rPr>
        <w:t xml:space="preserve"> – Подключение </w:t>
      </w:r>
      <w:r>
        <w:t>Avalon</w:t>
      </w:r>
      <w:r w:rsidRPr="00F61715">
        <w:rPr>
          <w:lang w:val="ru-RU"/>
        </w:rPr>
        <w:t>-</w:t>
      </w:r>
      <w:r>
        <w:t>MM</w:t>
      </w:r>
      <w:r w:rsidRPr="00F61715">
        <w:rPr>
          <w:lang w:val="ru-RU"/>
        </w:rPr>
        <w:t xml:space="preserve"> интерфейсов</w:t>
      </w:r>
      <w:bookmarkEnd w:id="42"/>
    </w:p>
    <w:p w14:paraId="6A3FE1E5" w14:textId="36F7080A" w:rsidR="00F61715" w:rsidRPr="00F61715" w:rsidRDefault="00F61715" w:rsidP="00F61715">
      <w:pPr>
        <w:rPr>
          <w:lang w:val="ru-RU"/>
        </w:rPr>
      </w:pPr>
      <w:r w:rsidRPr="00F61715">
        <w:rPr>
          <w:lang w:val="ru-RU"/>
        </w:rPr>
        <w:t xml:space="preserve">Заметим, что </w:t>
      </w:r>
      <w:r w:rsidR="00336A35">
        <w:rPr>
          <w:lang w:val="ru-RU"/>
        </w:rPr>
        <w:t xml:space="preserve">в окне </w:t>
      </w:r>
      <w:proofErr w:type="spellStart"/>
      <w:r w:rsidR="00336A35">
        <w:t>Msgs</w:t>
      </w:r>
      <w:proofErr w:type="spellEnd"/>
      <w:r w:rsidR="00336A35" w:rsidRPr="00336A35">
        <w:rPr>
          <w:lang w:val="ru-RU"/>
        </w:rPr>
        <w:t xml:space="preserve"> </w:t>
      </w:r>
      <w:r w:rsidR="00336A35">
        <w:rPr>
          <w:lang w:val="ru-RU"/>
        </w:rPr>
        <w:t>высвечивается ошибка, указывающая на то, что базовые адреса заданы неправильно</w:t>
      </w:r>
      <w:r w:rsidR="004E1A5F">
        <w:rPr>
          <w:lang w:val="ru-RU"/>
        </w:rPr>
        <w:t xml:space="preserve">. </w:t>
      </w:r>
      <w:r w:rsidRPr="00F61715">
        <w:rPr>
          <w:lang w:val="ru-RU"/>
        </w:rPr>
        <w:t>Поменяем адреса, проверим, что они верны, и зафиксируем их (нажать символ замка у каждого из адресов):</w:t>
      </w:r>
    </w:p>
    <w:p w14:paraId="2FC9ED0D" w14:textId="77777777" w:rsidR="00F61715" w:rsidRDefault="00F61715" w:rsidP="001643DA">
      <w:pPr>
        <w:pStyle w:val="a4"/>
      </w:pPr>
      <w:r w:rsidRPr="00EE2170">
        <w:rPr>
          <w:noProof/>
        </w:rPr>
        <w:drawing>
          <wp:inline distT="0" distB="0" distL="0" distR="0" wp14:anchorId="14DC713C" wp14:editId="67F0D2F3">
            <wp:extent cx="5940425" cy="1245870"/>
            <wp:effectExtent l="0" t="0" r="3175" b="0"/>
            <wp:docPr id="1941721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218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3E9" w14:textId="78D84306" w:rsidR="00F61715" w:rsidRPr="00F61715" w:rsidRDefault="00F61715" w:rsidP="001643DA">
      <w:pPr>
        <w:pStyle w:val="a4"/>
        <w:rPr>
          <w:lang w:val="ru-RU"/>
        </w:rPr>
      </w:pPr>
      <w:bookmarkStart w:id="43" w:name="_Toc161170187"/>
      <w:bookmarkStart w:id="44" w:name="_Toc162461842"/>
      <w:r w:rsidRPr="00F61715">
        <w:rPr>
          <w:lang w:val="ru-RU"/>
        </w:rPr>
        <w:t xml:space="preserve">Рис. </w:t>
      </w:r>
      <w:r>
        <w:fldChar w:fldCharType="begin"/>
      </w:r>
      <w:r w:rsidRPr="00F61715">
        <w:rPr>
          <w:lang w:val="ru-RU"/>
        </w:rPr>
        <w:instrText xml:space="preserve"> </w:instrText>
      </w:r>
      <w:r>
        <w:instrText>SEQ</w:instrText>
      </w:r>
      <w:r w:rsidRPr="00F61715">
        <w:rPr>
          <w:lang w:val="ru-RU"/>
        </w:rPr>
        <w:instrText xml:space="preserve"> Рис. \* </w:instrText>
      </w:r>
      <w:r>
        <w:instrText>ARABIC</w:instrText>
      </w:r>
      <w:r w:rsidRPr="00F61715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13</w:t>
      </w:r>
      <w:r>
        <w:fldChar w:fldCharType="end"/>
      </w:r>
      <w:r w:rsidRPr="00F61715">
        <w:rPr>
          <w:lang w:val="ru-RU"/>
        </w:rPr>
        <w:t xml:space="preserve"> – Фиксация адресов</w:t>
      </w:r>
      <w:bookmarkEnd w:id="43"/>
      <w:bookmarkEnd w:id="44"/>
    </w:p>
    <w:p w14:paraId="0E0F59D5" w14:textId="317FD21D" w:rsidR="00F61715" w:rsidRDefault="00F61715" w:rsidP="00F61715">
      <w:pPr>
        <w:rPr>
          <w:lang w:val="ru-RU"/>
        </w:rPr>
      </w:pPr>
      <w:r w:rsidRPr="00F61715">
        <w:rPr>
          <w:lang w:val="ru-RU"/>
        </w:rPr>
        <w:t xml:space="preserve">Откроем окно закладок </w:t>
      </w:r>
      <w:r>
        <w:t>View</w:t>
      </w:r>
      <w:r w:rsidRPr="00F61715">
        <w:rPr>
          <w:lang w:val="ru-RU"/>
        </w:rPr>
        <w:t xml:space="preserve"> → </w:t>
      </w:r>
      <w:r>
        <w:t>Address</w:t>
      </w:r>
      <w:r w:rsidRPr="00F61715">
        <w:rPr>
          <w:lang w:val="ru-RU"/>
        </w:rPr>
        <w:t xml:space="preserve"> </w:t>
      </w:r>
      <w:r>
        <w:t>Map</w:t>
      </w:r>
      <w:r w:rsidRPr="00F61715">
        <w:rPr>
          <w:lang w:val="ru-RU"/>
        </w:rPr>
        <w:t>. В окне появятся Ведущие (</w:t>
      </w:r>
      <w:r>
        <w:t>master</w:t>
      </w:r>
      <w:r w:rsidRPr="00F61715">
        <w:rPr>
          <w:lang w:val="ru-RU"/>
        </w:rPr>
        <w:t>) и ведомые (</w:t>
      </w:r>
      <w:r>
        <w:t>slave</w:t>
      </w:r>
      <w:r w:rsidRPr="00F61715">
        <w:rPr>
          <w:lang w:val="ru-RU"/>
        </w:rPr>
        <w:t xml:space="preserve">) шины, т. е. столбцы и строки </w:t>
      </w:r>
      <w:r>
        <w:t>Avalon</w:t>
      </w:r>
      <w:r w:rsidRPr="00F61715">
        <w:rPr>
          <w:lang w:val="ru-RU"/>
        </w:rPr>
        <w:t xml:space="preserve"> </w:t>
      </w:r>
      <w:r>
        <w:t>MM</w:t>
      </w:r>
      <w:r w:rsidRPr="00F61715">
        <w:rPr>
          <w:lang w:val="ru-RU"/>
        </w:rPr>
        <w:t xml:space="preserve"> соответственно. </w:t>
      </w:r>
      <w:r w:rsidRPr="004E1A5F">
        <w:rPr>
          <w:lang w:val="ru-RU"/>
        </w:rPr>
        <w:t>Проверим, что они выведены корректно</w:t>
      </w:r>
      <w:r w:rsidR="004E1A5F">
        <w:rPr>
          <w:lang w:val="ru-RU"/>
        </w:rPr>
        <w:t>. Для</w:t>
      </w:r>
      <w:r w:rsidR="004E1A5F" w:rsidRPr="0043254C">
        <w:rPr>
          <w:lang w:val="ru-RU"/>
        </w:rPr>
        <w:t xml:space="preserve"> </w:t>
      </w:r>
      <w:r w:rsidR="004E1A5F">
        <w:rPr>
          <w:lang w:val="ru-RU"/>
        </w:rPr>
        <w:t>этого</w:t>
      </w:r>
      <w:r w:rsidR="0043254C" w:rsidRPr="0043254C">
        <w:rPr>
          <w:lang w:val="ru-RU"/>
        </w:rPr>
        <w:t xml:space="preserve"> </w:t>
      </w:r>
      <w:r w:rsidR="0043254C">
        <w:rPr>
          <w:lang w:val="ru-RU"/>
        </w:rPr>
        <w:t>компоненту</w:t>
      </w:r>
      <w:r w:rsidR="0043254C" w:rsidRPr="0043254C">
        <w:rPr>
          <w:lang w:val="ru-RU"/>
        </w:rPr>
        <w:t xml:space="preserve"> </w:t>
      </w:r>
      <w:r w:rsidR="0043254C">
        <w:t>my</w:t>
      </w:r>
      <w:r w:rsidR="0043254C" w:rsidRPr="0043254C">
        <w:rPr>
          <w:lang w:val="ru-RU"/>
        </w:rPr>
        <w:t>_</w:t>
      </w:r>
      <w:r w:rsidR="0043254C">
        <w:t>slave</w:t>
      </w:r>
      <w:r w:rsidR="0043254C" w:rsidRPr="0043254C">
        <w:rPr>
          <w:lang w:val="ru-RU"/>
        </w:rPr>
        <w:t>.</w:t>
      </w:r>
      <w:r w:rsidR="0043254C">
        <w:t>s</w:t>
      </w:r>
      <w:r w:rsidR="0043254C" w:rsidRPr="0043254C">
        <w:rPr>
          <w:lang w:val="ru-RU"/>
        </w:rPr>
        <w:t xml:space="preserve">0 </w:t>
      </w:r>
      <w:r w:rsidR="0043254C">
        <w:rPr>
          <w:lang w:val="ru-RU"/>
        </w:rPr>
        <w:t xml:space="preserve">назначим </w:t>
      </w:r>
      <w:r w:rsidR="00E71FF6">
        <w:rPr>
          <w:lang w:val="ru-RU"/>
        </w:rPr>
        <w:t>базовый адрес = 0</w:t>
      </w:r>
      <w:r w:rsidR="00DB4FCE">
        <w:rPr>
          <w:lang w:val="ru-RU"/>
        </w:rPr>
        <w:t xml:space="preserve"> и</w:t>
      </w:r>
      <w:r w:rsidR="004E1A5F" w:rsidRPr="0043254C">
        <w:rPr>
          <w:lang w:val="ru-RU"/>
        </w:rPr>
        <w:t xml:space="preserve"> </w:t>
      </w:r>
      <w:r w:rsidR="004E1A5F">
        <w:rPr>
          <w:lang w:val="ru-RU"/>
        </w:rPr>
        <w:t>выполним</w:t>
      </w:r>
      <w:r w:rsidR="004E1A5F" w:rsidRPr="0043254C">
        <w:rPr>
          <w:lang w:val="ru-RU"/>
        </w:rPr>
        <w:t xml:space="preserve"> </w:t>
      </w:r>
      <w:r w:rsidR="004E1A5F">
        <w:t>System</w:t>
      </w:r>
      <w:r w:rsidR="004E1A5F" w:rsidRPr="0043254C">
        <w:rPr>
          <w:lang w:val="ru-RU"/>
        </w:rPr>
        <w:t xml:space="preserve"> → </w:t>
      </w:r>
      <w:r w:rsidR="004E1A5F">
        <w:t>Assign</w:t>
      </w:r>
      <w:r w:rsidR="004E1A5F" w:rsidRPr="0043254C">
        <w:rPr>
          <w:lang w:val="ru-RU"/>
        </w:rPr>
        <w:t xml:space="preserve"> </w:t>
      </w:r>
      <w:r w:rsidR="004E1A5F">
        <w:t>Base</w:t>
      </w:r>
      <w:r w:rsidR="004E1A5F" w:rsidRPr="0043254C">
        <w:rPr>
          <w:lang w:val="ru-RU"/>
        </w:rPr>
        <w:t xml:space="preserve"> </w:t>
      </w:r>
      <w:r w:rsidR="004E1A5F">
        <w:t>Address</w:t>
      </w:r>
      <w:r w:rsidRPr="0043254C">
        <w:rPr>
          <w:lang w:val="ru-RU"/>
        </w:rPr>
        <w:t>:</w:t>
      </w:r>
    </w:p>
    <w:p w14:paraId="522B17CB" w14:textId="77777777" w:rsidR="009763C1" w:rsidRDefault="009763C1" w:rsidP="001643DA">
      <w:pPr>
        <w:pStyle w:val="a4"/>
      </w:pPr>
      <w:r>
        <w:rPr>
          <w:noProof/>
        </w:rPr>
        <w:lastRenderedPageBreak/>
        <w:drawing>
          <wp:inline distT="0" distB="0" distL="0" distR="0" wp14:anchorId="31873272" wp14:editId="7639AEE3">
            <wp:extent cx="5179838" cy="1193771"/>
            <wp:effectExtent l="0" t="0" r="1905" b="6985"/>
            <wp:docPr id="1412491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1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410" cy="11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3377" w14:textId="4F215860" w:rsidR="009763C1" w:rsidRDefault="009763C1" w:rsidP="001643DA">
      <w:pPr>
        <w:pStyle w:val="a4"/>
        <w:rPr>
          <w:lang w:val="ru-RU"/>
        </w:rPr>
      </w:pPr>
      <w:bookmarkStart w:id="45" w:name="_Toc162461843"/>
      <w:r w:rsidRPr="009763C1">
        <w:rPr>
          <w:lang w:val="ru-RU"/>
        </w:rPr>
        <w:t xml:space="preserve">Рис. </w:t>
      </w:r>
      <w:r>
        <w:fldChar w:fldCharType="begin"/>
      </w:r>
      <w:r w:rsidRPr="009763C1">
        <w:rPr>
          <w:lang w:val="ru-RU"/>
        </w:rPr>
        <w:instrText xml:space="preserve"> </w:instrText>
      </w:r>
      <w:r>
        <w:instrText>SEQ</w:instrText>
      </w:r>
      <w:r w:rsidRPr="009763C1">
        <w:rPr>
          <w:lang w:val="ru-RU"/>
        </w:rPr>
        <w:instrText xml:space="preserve"> Рис. \* </w:instrText>
      </w:r>
      <w:r>
        <w:instrText>ARABIC</w:instrText>
      </w:r>
      <w:r w:rsidRPr="009763C1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Назначение правильных адресов для компонентов</w:t>
      </w:r>
      <w:bookmarkEnd w:id="45"/>
    </w:p>
    <w:p w14:paraId="229854F2" w14:textId="372D4E93" w:rsidR="00D019B1" w:rsidRPr="00D019B1" w:rsidRDefault="00D019B1" w:rsidP="00D019B1">
      <w:pPr>
        <w:rPr>
          <w:lang w:val="ru-RU"/>
        </w:rPr>
      </w:pPr>
      <w:r>
        <w:rPr>
          <w:lang w:val="ru-RU"/>
        </w:rPr>
        <w:t xml:space="preserve">Вкладка </w:t>
      </w:r>
      <w:r>
        <w:t>Address</w:t>
      </w:r>
      <w:r w:rsidRPr="00D019B1">
        <w:rPr>
          <w:lang w:val="ru-RU"/>
        </w:rPr>
        <w:t xml:space="preserve"> </w:t>
      </w:r>
      <w:r>
        <w:t>Map</w:t>
      </w:r>
      <w:r w:rsidRPr="00D019B1">
        <w:rPr>
          <w:lang w:val="ru-RU"/>
        </w:rPr>
        <w:t xml:space="preserve"> </w:t>
      </w:r>
      <w:r w:rsidR="00537EEF">
        <w:rPr>
          <w:lang w:val="ru-RU"/>
        </w:rPr>
        <w:t>будет</w:t>
      </w:r>
      <w:r>
        <w:rPr>
          <w:lang w:val="ru-RU"/>
        </w:rPr>
        <w:t xml:space="preserve"> </w:t>
      </w:r>
      <w:r w:rsidR="00537EEF">
        <w:rPr>
          <w:lang w:val="ru-RU"/>
        </w:rPr>
        <w:t>выглядеть</w:t>
      </w:r>
      <w:r>
        <w:rPr>
          <w:lang w:val="ru-RU"/>
        </w:rPr>
        <w:t xml:space="preserve"> следующим образом:</w:t>
      </w:r>
    </w:p>
    <w:p w14:paraId="7DF60157" w14:textId="6AFBC2DE" w:rsidR="00F61715" w:rsidRDefault="00D019B1" w:rsidP="001643DA">
      <w:pPr>
        <w:pStyle w:val="a4"/>
      </w:pPr>
      <w:r w:rsidRPr="00D019B1">
        <w:rPr>
          <w:noProof/>
        </w:rPr>
        <w:drawing>
          <wp:inline distT="0" distB="0" distL="0" distR="0" wp14:anchorId="576FB1F6" wp14:editId="70351A58">
            <wp:extent cx="3365582" cy="835117"/>
            <wp:effectExtent l="0" t="0" r="6350" b="3175"/>
            <wp:docPr id="11943797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797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7213" cy="8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52F3" w14:textId="395D19FA" w:rsidR="00F61715" w:rsidRPr="00F61715" w:rsidRDefault="00F61715" w:rsidP="001643DA">
      <w:pPr>
        <w:pStyle w:val="a4"/>
        <w:rPr>
          <w:lang w:val="ru-RU"/>
        </w:rPr>
      </w:pPr>
      <w:bookmarkStart w:id="46" w:name="_Toc161170188"/>
      <w:bookmarkStart w:id="47" w:name="_Toc162461844"/>
      <w:r w:rsidRPr="00F61715">
        <w:rPr>
          <w:lang w:val="ru-RU"/>
        </w:rPr>
        <w:t xml:space="preserve">Рис. </w:t>
      </w:r>
      <w:r>
        <w:fldChar w:fldCharType="begin"/>
      </w:r>
      <w:r w:rsidRPr="00F61715">
        <w:rPr>
          <w:lang w:val="ru-RU"/>
        </w:rPr>
        <w:instrText xml:space="preserve"> </w:instrText>
      </w:r>
      <w:r>
        <w:instrText>SEQ</w:instrText>
      </w:r>
      <w:r w:rsidRPr="00F61715">
        <w:rPr>
          <w:lang w:val="ru-RU"/>
        </w:rPr>
        <w:instrText xml:space="preserve"> Рис. \* </w:instrText>
      </w:r>
      <w:r>
        <w:instrText>ARABIC</w:instrText>
      </w:r>
      <w:r w:rsidRPr="00F61715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15</w:t>
      </w:r>
      <w:r>
        <w:fldChar w:fldCharType="end"/>
      </w:r>
      <w:r w:rsidRPr="00F61715">
        <w:rPr>
          <w:lang w:val="ru-RU"/>
        </w:rPr>
        <w:t xml:space="preserve"> – Проверка корректности адресов</w:t>
      </w:r>
      <w:bookmarkEnd w:id="46"/>
      <w:bookmarkEnd w:id="47"/>
    </w:p>
    <w:p w14:paraId="11E1274C" w14:textId="77777777" w:rsidR="00F61715" w:rsidRPr="00F61715" w:rsidRDefault="00F61715" w:rsidP="00F61715">
      <w:pPr>
        <w:ind w:firstLine="0"/>
        <w:rPr>
          <w:lang w:val="ru-RU"/>
        </w:rPr>
      </w:pPr>
      <w:r w:rsidRPr="00F61715">
        <w:rPr>
          <w:lang w:val="ru-RU"/>
        </w:rPr>
        <w:t>Запомним базовые адреса:</w:t>
      </w:r>
    </w:p>
    <w:p w14:paraId="05AD3B1F" w14:textId="74930C50" w:rsidR="00F61715" w:rsidRPr="009D759D" w:rsidRDefault="002F0315" w:rsidP="00F61715">
      <w:pPr>
        <w:pStyle w:val="a9"/>
        <w:numPr>
          <w:ilvl w:val="0"/>
          <w:numId w:val="4"/>
        </w:numPr>
        <w:autoSpaceDE/>
        <w:autoSpaceDN/>
        <w:adjustRightInd/>
        <w:spacing w:after="100" w:afterAutospacing="1"/>
        <w:contextualSpacing/>
      </w:pPr>
      <w:r>
        <w:t>my_</w:t>
      </w:r>
      <w:proofErr w:type="gramStart"/>
      <w:r>
        <w:t>slave</w:t>
      </w:r>
      <w:r w:rsidR="0040657A">
        <w:t>.s</w:t>
      </w:r>
      <w:proofErr w:type="gramEnd"/>
      <w:r w:rsidR="0040657A">
        <w:t>0</w:t>
      </w:r>
      <w:r w:rsidR="00F61715" w:rsidRPr="009D759D">
        <w:t xml:space="preserve"> = 0,</w:t>
      </w:r>
    </w:p>
    <w:p w14:paraId="617D3650" w14:textId="3816DF68" w:rsidR="00F61715" w:rsidRDefault="002F0315" w:rsidP="00F61715">
      <w:pPr>
        <w:pStyle w:val="a9"/>
        <w:numPr>
          <w:ilvl w:val="0"/>
          <w:numId w:val="4"/>
        </w:numPr>
        <w:autoSpaceDE/>
        <w:autoSpaceDN/>
        <w:adjustRightInd/>
        <w:spacing w:after="100" w:afterAutospacing="1"/>
        <w:contextualSpacing/>
      </w:pPr>
      <w:r>
        <w:t>my_slaveWS</w:t>
      </w:r>
      <w:r w:rsidR="0040657A">
        <w:t>.s0</w:t>
      </w:r>
      <w:r w:rsidR="00F61715" w:rsidRPr="009D759D">
        <w:t xml:space="preserve"> = 0.</w:t>
      </w:r>
    </w:p>
    <w:p w14:paraId="50937E9D" w14:textId="7558B768" w:rsidR="00CA5C91" w:rsidRPr="003A73C7" w:rsidRDefault="00CA5C91" w:rsidP="00CA5C91">
      <w:pPr>
        <w:autoSpaceDE/>
        <w:autoSpaceDN/>
        <w:adjustRightInd/>
        <w:spacing w:after="100" w:afterAutospacing="1"/>
        <w:ind w:firstLine="0"/>
        <w:contextualSpacing/>
        <w:rPr>
          <w:lang w:val="ru-RU"/>
        </w:rPr>
      </w:pPr>
      <w:r w:rsidRPr="00CA5C91">
        <w:rPr>
          <w:lang w:val="ru-RU"/>
        </w:rPr>
        <w:t>*</w:t>
      </w:r>
      <w:r>
        <w:rPr>
          <w:lang w:val="ru-RU"/>
        </w:rPr>
        <w:t xml:space="preserve">Позже он будут </w:t>
      </w:r>
      <w:r w:rsidR="003D1EED">
        <w:rPr>
          <w:lang w:val="ru-RU"/>
        </w:rPr>
        <w:t>указываться</w:t>
      </w:r>
      <w:r>
        <w:rPr>
          <w:lang w:val="ru-RU"/>
        </w:rPr>
        <w:t xml:space="preserve"> при настройке модулей </w:t>
      </w:r>
      <w:r>
        <w:t>my</w:t>
      </w:r>
      <w:r w:rsidRPr="00CA5C91">
        <w:rPr>
          <w:lang w:val="ru-RU"/>
        </w:rPr>
        <w:t>_</w:t>
      </w:r>
      <w:r>
        <w:t>slave</w:t>
      </w:r>
      <w:r w:rsidRPr="00CA5C9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my</w:t>
      </w:r>
      <w:r w:rsidRPr="00CA5C91">
        <w:rPr>
          <w:lang w:val="ru-RU"/>
        </w:rPr>
        <w:t>_</w:t>
      </w:r>
      <w:proofErr w:type="spellStart"/>
      <w:r>
        <w:t>slveWS</w:t>
      </w:r>
      <w:proofErr w:type="spellEnd"/>
      <w:r w:rsidRPr="00CA5C91">
        <w:rPr>
          <w:lang w:val="ru-RU"/>
        </w:rPr>
        <w:t xml:space="preserve"> </w:t>
      </w:r>
      <w:r>
        <w:rPr>
          <w:lang w:val="ru-RU"/>
        </w:rPr>
        <w:t>соответственно</w:t>
      </w:r>
    </w:p>
    <w:p w14:paraId="4CD5BE0E" w14:textId="621690E9" w:rsidR="0047773B" w:rsidRDefault="00AD63F9" w:rsidP="0047773B">
      <w:pPr>
        <w:pStyle w:val="2"/>
        <w:numPr>
          <w:ilvl w:val="1"/>
          <w:numId w:val="11"/>
        </w:numPr>
        <w:rPr>
          <w:lang w:val="ru-RU"/>
        </w:rPr>
      </w:pPr>
      <w:bookmarkStart w:id="48" w:name="_Toc162461805"/>
      <w:r>
        <w:rPr>
          <w:lang w:val="ru-RU"/>
        </w:rPr>
        <w:t>Экспорт выводов</w:t>
      </w:r>
      <w:bookmarkEnd w:id="48"/>
    </w:p>
    <w:p w14:paraId="4D8EC989" w14:textId="41EC330F" w:rsidR="00B03BFD" w:rsidRPr="00B03BFD" w:rsidRDefault="00B03BFD" w:rsidP="00B03BFD">
      <w:pPr>
        <w:rPr>
          <w:lang w:val="ru-RU"/>
        </w:rPr>
      </w:pPr>
      <w:r w:rsidRPr="00B03BFD">
        <w:rPr>
          <w:lang w:val="ru-RU"/>
        </w:rPr>
        <w:t xml:space="preserve">Проведём экспорт выводов путём задания имён для выделенных модулей в столбце </w:t>
      </w:r>
      <w:r>
        <w:t>Export</w:t>
      </w:r>
      <w:r w:rsidR="00696629">
        <w:rPr>
          <w:lang w:val="ru-RU"/>
        </w:rPr>
        <w:t xml:space="preserve"> (значение </w:t>
      </w:r>
      <w:proofErr w:type="spellStart"/>
      <w:r w:rsidR="00696629">
        <w:t>dout</w:t>
      </w:r>
      <w:proofErr w:type="spellEnd"/>
      <w:r w:rsidR="00696629" w:rsidRPr="00696629">
        <w:rPr>
          <w:lang w:val="ru-RU"/>
        </w:rPr>
        <w:t>_</w:t>
      </w:r>
      <w:r w:rsidR="00696629">
        <w:t>a</w:t>
      </w:r>
      <w:r w:rsidR="00696629" w:rsidRPr="00696629">
        <w:rPr>
          <w:lang w:val="ru-RU"/>
        </w:rPr>
        <w:t xml:space="preserve"> </w:t>
      </w:r>
      <w:r w:rsidR="00696629">
        <w:rPr>
          <w:lang w:val="ru-RU"/>
        </w:rPr>
        <w:t xml:space="preserve">и </w:t>
      </w:r>
      <w:proofErr w:type="spellStart"/>
      <w:r w:rsidR="00696629">
        <w:t>dout</w:t>
      </w:r>
      <w:proofErr w:type="spellEnd"/>
      <w:r w:rsidR="00696629" w:rsidRPr="00696629">
        <w:rPr>
          <w:lang w:val="ru-RU"/>
        </w:rPr>
        <w:t>_</w:t>
      </w:r>
      <w:r w:rsidR="00696629">
        <w:t>b</w:t>
      </w:r>
      <w:r w:rsidR="00696629" w:rsidRPr="00696629">
        <w:rPr>
          <w:lang w:val="ru-RU"/>
        </w:rPr>
        <w:t xml:space="preserve"> </w:t>
      </w:r>
      <w:r w:rsidR="00696629">
        <w:rPr>
          <w:lang w:val="ru-RU"/>
        </w:rPr>
        <w:t xml:space="preserve">в </w:t>
      </w:r>
      <w:proofErr w:type="spellStart"/>
      <w:r w:rsidR="00696629">
        <w:rPr>
          <w:lang w:val="ru-RU"/>
        </w:rPr>
        <w:t>соотвыетствующем</w:t>
      </w:r>
      <w:proofErr w:type="spellEnd"/>
      <w:r w:rsidR="00696629">
        <w:rPr>
          <w:lang w:val="ru-RU"/>
        </w:rPr>
        <w:t xml:space="preserve"> столбце выделенных строк)</w:t>
      </w:r>
      <w:r w:rsidRPr="00B03BFD">
        <w:rPr>
          <w:lang w:val="ru-RU"/>
        </w:rPr>
        <w:t>:</w:t>
      </w:r>
    </w:p>
    <w:p w14:paraId="031E3216" w14:textId="77777777" w:rsidR="00170900" w:rsidRDefault="00170900" w:rsidP="001643DA">
      <w:pPr>
        <w:pStyle w:val="a4"/>
      </w:pPr>
      <w:r w:rsidRPr="00170900">
        <w:rPr>
          <w:noProof/>
          <w:lang w:val="ru-RU"/>
        </w:rPr>
        <w:drawing>
          <wp:inline distT="0" distB="0" distL="0" distR="0" wp14:anchorId="7065F04C" wp14:editId="68C73395">
            <wp:extent cx="5940425" cy="1199072"/>
            <wp:effectExtent l="0" t="0" r="3175" b="1270"/>
            <wp:docPr id="77339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9471" name=""/>
                    <pic:cNvPicPr/>
                  </pic:nvPicPr>
                  <pic:blipFill rotWithShape="1">
                    <a:blip r:embed="rId23"/>
                    <a:srcRect b="10465"/>
                    <a:stretch/>
                  </pic:blipFill>
                  <pic:spPr bwMode="auto">
                    <a:xfrm>
                      <a:off x="0" y="0"/>
                      <a:ext cx="5940425" cy="119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035EE" w14:textId="0B1948CF" w:rsidR="00170900" w:rsidRPr="00170900" w:rsidRDefault="00170900" w:rsidP="001643DA">
      <w:pPr>
        <w:pStyle w:val="a4"/>
        <w:rPr>
          <w:lang w:val="ru-RU"/>
        </w:rPr>
      </w:pPr>
      <w:bookmarkStart w:id="49" w:name="_Toc16246184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A73C7">
        <w:rPr>
          <w:noProof/>
        </w:rPr>
        <w:t>16</w:t>
      </w:r>
      <w:r>
        <w:fldChar w:fldCharType="end"/>
      </w:r>
      <w:r>
        <w:rPr>
          <w:lang w:val="ru-RU"/>
        </w:rPr>
        <w:t xml:space="preserve"> – Экспорт выводов</w:t>
      </w:r>
      <w:bookmarkEnd w:id="49"/>
    </w:p>
    <w:p w14:paraId="1D4DFA50" w14:textId="39531612" w:rsidR="00CD4008" w:rsidRPr="00B97A00" w:rsidRDefault="00A83984" w:rsidP="00D9029D">
      <w:pPr>
        <w:pStyle w:val="2"/>
        <w:numPr>
          <w:ilvl w:val="1"/>
          <w:numId w:val="11"/>
        </w:numPr>
      </w:pPr>
      <w:bookmarkStart w:id="50" w:name="_Toc162461806"/>
      <w:r>
        <w:rPr>
          <w:lang w:val="ru-RU"/>
        </w:rPr>
        <w:t>Настройка</w:t>
      </w:r>
      <w:r w:rsidR="00CD4008" w:rsidRPr="0065466B">
        <w:t xml:space="preserve"> </w:t>
      </w:r>
      <w:proofErr w:type="spellStart"/>
      <w:r w:rsidR="00D9029D">
        <w:t>my_master</w:t>
      </w:r>
      <w:bookmarkEnd w:id="50"/>
      <w:proofErr w:type="spellEnd"/>
    </w:p>
    <w:p w14:paraId="53B90146" w14:textId="77777777" w:rsidR="000331DA" w:rsidRDefault="00CD4008" w:rsidP="00CD4008">
      <w:r>
        <w:rPr>
          <w:lang w:val="ru-RU"/>
        </w:rPr>
        <w:t>Зададим</w:t>
      </w:r>
      <w:r w:rsidRPr="005767FC">
        <w:t xml:space="preserve"> </w:t>
      </w:r>
      <w:r w:rsidR="008D737E">
        <w:rPr>
          <w:lang w:val="ru-RU"/>
        </w:rPr>
        <w:t xml:space="preserve">следующие </w:t>
      </w:r>
      <w:r>
        <w:rPr>
          <w:lang w:val="ru-RU"/>
        </w:rPr>
        <w:t>значени</w:t>
      </w:r>
      <w:r w:rsidR="008D737E">
        <w:rPr>
          <w:lang w:val="ru-RU"/>
        </w:rPr>
        <w:t>я</w:t>
      </w:r>
      <w:r w:rsidR="000331DA">
        <w:t>:</w:t>
      </w:r>
    </w:p>
    <w:p w14:paraId="53889FE9" w14:textId="3E13C6F6" w:rsidR="00CD4008" w:rsidRDefault="000331DA" w:rsidP="000331DA">
      <w:pPr>
        <w:pStyle w:val="a9"/>
        <w:numPr>
          <w:ilvl w:val="0"/>
          <w:numId w:val="4"/>
        </w:numPr>
      </w:pPr>
      <w:r>
        <w:t>address_1</w:t>
      </w:r>
      <w:r w:rsidR="00CD4008" w:rsidRPr="005767FC">
        <w:t xml:space="preserve"> = </w:t>
      </w:r>
      <w:r>
        <w:t>0</w:t>
      </w:r>
    </w:p>
    <w:p w14:paraId="4B28BC0B" w14:textId="55975E77" w:rsidR="000331DA" w:rsidRDefault="007F5AE4" w:rsidP="000331DA">
      <w:pPr>
        <w:pStyle w:val="a9"/>
        <w:numPr>
          <w:ilvl w:val="0"/>
          <w:numId w:val="4"/>
        </w:numPr>
        <w:rPr>
          <w:lang w:val="ru-RU"/>
        </w:rPr>
      </w:pPr>
      <w:r>
        <w:t>data</w:t>
      </w:r>
      <w:r w:rsidR="000331DA" w:rsidRPr="003A7D84">
        <w:rPr>
          <w:lang w:val="ru-RU"/>
        </w:rPr>
        <w:t>_2 = 287454020</w:t>
      </w:r>
      <w:r w:rsidR="003A7D84">
        <w:rPr>
          <w:lang w:val="ru-RU"/>
        </w:rPr>
        <w:t xml:space="preserve">, это соответствует </w:t>
      </w:r>
      <w:r w:rsidR="003A7D84" w:rsidRPr="003A7D84">
        <w:rPr>
          <w:lang w:val="ru-RU"/>
        </w:rPr>
        <w:t>32’</w:t>
      </w:r>
      <w:r w:rsidR="003A7D84">
        <w:t>h</w:t>
      </w:r>
      <w:r w:rsidR="003A7D84" w:rsidRPr="003A7D84">
        <w:rPr>
          <w:lang w:val="ru-RU"/>
        </w:rPr>
        <w:t>11223344</w:t>
      </w:r>
      <w:r w:rsidR="003A7D84">
        <w:rPr>
          <w:lang w:val="ru-RU"/>
        </w:rPr>
        <w:t>, что будет удобно при запуске моделирования и последующем рассмотрении результатов на временной диаграмме</w:t>
      </w:r>
    </w:p>
    <w:p w14:paraId="6B9F028F" w14:textId="7002AC13" w:rsidR="007F5AE4" w:rsidRPr="007F5AE4" w:rsidRDefault="007F5AE4" w:rsidP="000331DA">
      <w:pPr>
        <w:pStyle w:val="a9"/>
        <w:numPr>
          <w:ilvl w:val="0"/>
          <w:numId w:val="4"/>
        </w:numPr>
        <w:rPr>
          <w:lang w:val="ru-RU"/>
        </w:rPr>
      </w:pPr>
      <w:r>
        <w:t>address_2 = 4</w:t>
      </w:r>
    </w:p>
    <w:p w14:paraId="095FDBA9" w14:textId="2CEB0D8D" w:rsidR="007F5AE4" w:rsidRPr="003A7D84" w:rsidRDefault="007F5AE4" w:rsidP="000331DA">
      <w:pPr>
        <w:pStyle w:val="a9"/>
        <w:numPr>
          <w:ilvl w:val="0"/>
          <w:numId w:val="4"/>
        </w:numPr>
        <w:rPr>
          <w:lang w:val="ru-RU"/>
        </w:rPr>
      </w:pPr>
      <w:r>
        <w:t>data</w:t>
      </w:r>
      <w:r w:rsidRPr="00F141DA">
        <w:rPr>
          <w:lang w:val="ru-RU"/>
        </w:rPr>
        <w:t>_2 = 61166</w:t>
      </w:r>
      <w:r w:rsidR="00AA6F15">
        <w:rPr>
          <w:lang w:val="ru-RU"/>
        </w:rPr>
        <w:t>, что соответствует 32</w:t>
      </w:r>
      <w:r w:rsidR="00AA6F15" w:rsidRPr="00F141DA">
        <w:rPr>
          <w:lang w:val="ru-RU"/>
        </w:rPr>
        <w:t>’</w:t>
      </w:r>
      <w:r w:rsidR="00AA6F15">
        <w:t>h</w:t>
      </w:r>
      <w:r w:rsidR="00AA6F15" w:rsidRPr="00F141DA">
        <w:rPr>
          <w:lang w:val="ru-RU"/>
        </w:rPr>
        <w:t>0000</w:t>
      </w:r>
      <w:proofErr w:type="spellStart"/>
      <w:r w:rsidR="00AA6F15">
        <w:t>eeee</w:t>
      </w:r>
      <w:proofErr w:type="spellEnd"/>
      <w:r w:rsidR="00F141DA" w:rsidRPr="00F141DA">
        <w:rPr>
          <w:lang w:val="ru-RU"/>
        </w:rPr>
        <w:t xml:space="preserve"> (</w:t>
      </w:r>
      <w:r w:rsidR="00F141DA">
        <w:rPr>
          <w:lang w:val="ru-RU"/>
        </w:rPr>
        <w:t xml:space="preserve">принцип задания такого числа аналогичен </w:t>
      </w:r>
      <w:r w:rsidR="00F141DA">
        <w:t>data</w:t>
      </w:r>
      <w:r w:rsidR="00F141DA" w:rsidRPr="00F141DA">
        <w:rPr>
          <w:lang w:val="ru-RU"/>
        </w:rPr>
        <w:t>_1</w:t>
      </w:r>
      <w:r w:rsidR="00F141DA">
        <w:rPr>
          <w:lang w:val="ru-RU"/>
        </w:rPr>
        <w:t>, для удобства анализа</w:t>
      </w:r>
      <w:r w:rsidR="004E2BF5" w:rsidRPr="004E2BF5">
        <w:rPr>
          <w:lang w:val="ru-RU"/>
        </w:rPr>
        <w:t xml:space="preserve"> </w:t>
      </w:r>
      <w:r w:rsidR="004E2BF5">
        <w:rPr>
          <w:lang w:val="ru-RU"/>
        </w:rPr>
        <w:t>передачи:</w:t>
      </w:r>
      <w:r w:rsidR="00F141DA">
        <w:rPr>
          <w:lang w:val="ru-RU"/>
        </w:rPr>
        <w:t xml:space="preserve"> </w:t>
      </w:r>
      <w:r w:rsidR="00F141DA">
        <w:t>big</w:t>
      </w:r>
      <w:r w:rsidR="00F141DA" w:rsidRPr="00F141DA">
        <w:rPr>
          <w:lang w:val="ru-RU"/>
        </w:rPr>
        <w:t xml:space="preserve"> </w:t>
      </w:r>
      <w:r w:rsidR="00F141DA">
        <w:rPr>
          <w:lang w:val="ru-RU"/>
        </w:rPr>
        <w:t>и</w:t>
      </w:r>
      <w:r w:rsidR="004E2BF5">
        <w:rPr>
          <w:lang w:val="ru-RU"/>
        </w:rPr>
        <w:t>ли</w:t>
      </w:r>
      <w:r w:rsidR="00F141DA">
        <w:rPr>
          <w:lang w:val="ru-RU"/>
        </w:rPr>
        <w:t xml:space="preserve"> </w:t>
      </w:r>
      <w:r w:rsidR="00F141DA">
        <w:t>little</w:t>
      </w:r>
      <w:r w:rsidR="00F141DA" w:rsidRPr="00F141DA">
        <w:rPr>
          <w:lang w:val="ru-RU"/>
        </w:rPr>
        <w:t xml:space="preserve"> </w:t>
      </w:r>
      <w:r w:rsidR="004E2BF5">
        <w:t>endian</w:t>
      </w:r>
      <w:r w:rsidR="00F141DA" w:rsidRPr="00F141DA">
        <w:rPr>
          <w:lang w:val="ru-RU"/>
        </w:rPr>
        <w:t>)</w:t>
      </w:r>
    </w:p>
    <w:p w14:paraId="3B6B871C" w14:textId="355F2E45" w:rsidR="00CD4008" w:rsidRDefault="00E23198" w:rsidP="00CD4008">
      <w:pPr>
        <w:keepNext/>
        <w:ind w:firstLine="0"/>
        <w:jc w:val="center"/>
      </w:pPr>
      <w:r w:rsidRPr="00E23198">
        <w:rPr>
          <w:noProof/>
        </w:rPr>
        <w:lastRenderedPageBreak/>
        <w:drawing>
          <wp:inline distT="0" distB="0" distL="0" distR="0" wp14:anchorId="1F7ECBDC" wp14:editId="3C30A0E3">
            <wp:extent cx="4651283" cy="1968902"/>
            <wp:effectExtent l="0" t="0" r="0" b="0"/>
            <wp:docPr id="127867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7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822" cy="19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125E" w14:textId="0FF506F7" w:rsidR="00CD4008" w:rsidRDefault="00CD4008" w:rsidP="001643DA">
      <w:pPr>
        <w:pStyle w:val="a4"/>
        <w:rPr>
          <w:lang w:val="ru-RU"/>
        </w:rPr>
      </w:pPr>
      <w:bookmarkStart w:id="51" w:name="_Toc162461846"/>
      <w:r w:rsidRPr="00E46ABE">
        <w:rPr>
          <w:lang w:val="ru-RU"/>
        </w:rPr>
        <w:t xml:space="preserve">Рис. </w:t>
      </w:r>
      <w:r>
        <w:fldChar w:fldCharType="begin"/>
      </w:r>
      <w:r w:rsidRPr="00E46ABE">
        <w:rPr>
          <w:lang w:val="ru-RU"/>
        </w:rPr>
        <w:instrText xml:space="preserve"> </w:instrText>
      </w:r>
      <w:r>
        <w:instrText>SEQ</w:instrText>
      </w:r>
      <w:r w:rsidRPr="00E46ABE">
        <w:rPr>
          <w:lang w:val="ru-RU"/>
        </w:rPr>
        <w:instrText xml:space="preserve"> Рис. \* </w:instrText>
      </w:r>
      <w:r>
        <w:instrText>ARABIC</w:instrText>
      </w:r>
      <w:r w:rsidRPr="00E46ABE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17</w:t>
      </w:r>
      <w:r>
        <w:fldChar w:fldCharType="end"/>
      </w:r>
      <w:r w:rsidRPr="00E46ABE">
        <w:rPr>
          <w:lang w:val="ru-RU"/>
        </w:rPr>
        <w:t xml:space="preserve"> – </w:t>
      </w:r>
      <w:r w:rsidRPr="00386043">
        <w:rPr>
          <w:lang w:val="ru-RU"/>
        </w:rPr>
        <w:t>Настройка компонента</w:t>
      </w:r>
      <w:r>
        <w:rPr>
          <w:lang w:val="ru-RU"/>
        </w:rPr>
        <w:t xml:space="preserve"> </w:t>
      </w:r>
      <w:r w:rsidR="004619BF">
        <w:t>my</w:t>
      </w:r>
      <w:r w:rsidR="004619BF" w:rsidRPr="00E23198">
        <w:rPr>
          <w:lang w:val="ru-RU"/>
        </w:rPr>
        <w:t>_</w:t>
      </w:r>
      <w:r w:rsidR="004619BF">
        <w:t>master</w:t>
      </w:r>
      <w:bookmarkEnd w:id="51"/>
    </w:p>
    <w:p w14:paraId="67A5ECED" w14:textId="6065E963" w:rsidR="00F5430B" w:rsidRPr="003A73C7" w:rsidRDefault="00F5430B" w:rsidP="00772808">
      <w:pPr>
        <w:spacing w:after="240"/>
        <w:rPr>
          <w:lang w:val="ru-RU"/>
        </w:rPr>
      </w:pPr>
      <w:r>
        <w:rPr>
          <w:lang w:val="ru-RU"/>
        </w:rPr>
        <w:t xml:space="preserve">Заметим, что значения </w:t>
      </w:r>
      <w:r>
        <w:t>address</w:t>
      </w:r>
      <w:r w:rsidRPr="00F5430B">
        <w:rPr>
          <w:lang w:val="ru-RU"/>
        </w:rPr>
        <w:t xml:space="preserve">_1 </w:t>
      </w:r>
      <w:r>
        <w:rPr>
          <w:lang w:val="ru-RU"/>
        </w:rPr>
        <w:t xml:space="preserve">и </w:t>
      </w:r>
      <w:r>
        <w:t>address</w:t>
      </w:r>
      <w:r w:rsidRPr="00F5430B">
        <w:rPr>
          <w:lang w:val="ru-RU"/>
        </w:rPr>
        <w:t xml:space="preserve">_2 </w:t>
      </w:r>
      <w:r>
        <w:rPr>
          <w:lang w:val="ru-RU"/>
        </w:rPr>
        <w:t xml:space="preserve">соответствуют значениям </w:t>
      </w:r>
      <w:r>
        <w:t>slave</w:t>
      </w:r>
      <w:r w:rsidRPr="00F5430B">
        <w:rPr>
          <w:lang w:val="ru-RU"/>
        </w:rPr>
        <w:t>’</w:t>
      </w:r>
      <w:proofErr w:type="spellStart"/>
      <w:r>
        <w:rPr>
          <w:lang w:val="ru-RU"/>
        </w:rPr>
        <w:t>ов</w:t>
      </w:r>
      <w:proofErr w:type="spellEnd"/>
      <w:r>
        <w:rPr>
          <w:lang w:val="ru-RU"/>
        </w:rPr>
        <w:t>.</w:t>
      </w:r>
    </w:p>
    <w:p w14:paraId="33C8EC06" w14:textId="1EDCBE38" w:rsidR="00580385" w:rsidRDefault="00580385" w:rsidP="00772808">
      <w:pPr>
        <w:spacing w:after="240"/>
        <w:rPr>
          <w:lang w:val="ru-RU"/>
        </w:rPr>
      </w:pPr>
      <w:r>
        <w:rPr>
          <w:lang w:val="ru-RU"/>
        </w:rPr>
        <w:t xml:space="preserve">Убедимся в том, что система выглядит корректно и в поле </w:t>
      </w:r>
      <w:r>
        <w:t>Messages</w:t>
      </w:r>
      <w:r w:rsidRPr="00580385">
        <w:rPr>
          <w:lang w:val="ru-RU"/>
        </w:rPr>
        <w:t xml:space="preserve"> </w:t>
      </w:r>
      <w:r>
        <w:rPr>
          <w:lang w:val="ru-RU"/>
        </w:rPr>
        <w:t>нет ошибок</w:t>
      </w:r>
      <w:r w:rsidR="00917EA2">
        <w:rPr>
          <w:lang w:val="ru-RU"/>
        </w:rPr>
        <w:t>:</w:t>
      </w:r>
    </w:p>
    <w:p w14:paraId="5348D9AB" w14:textId="21A9C10F" w:rsidR="003E3868" w:rsidRDefault="000A2405" w:rsidP="001643DA">
      <w:pPr>
        <w:pStyle w:val="a4"/>
      </w:pPr>
      <w:r w:rsidRPr="000A2405">
        <w:rPr>
          <w:noProof/>
        </w:rPr>
        <w:drawing>
          <wp:inline distT="0" distB="0" distL="0" distR="0" wp14:anchorId="08601E04" wp14:editId="163EB282">
            <wp:extent cx="5940425" cy="3728720"/>
            <wp:effectExtent l="0" t="0" r="3175" b="5080"/>
            <wp:docPr id="131034849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4849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3CB8" w14:textId="4BD3A1AC" w:rsidR="00917EA2" w:rsidRPr="003E3868" w:rsidRDefault="003E3868" w:rsidP="001643DA">
      <w:pPr>
        <w:pStyle w:val="a4"/>
        <w:rPr>
          <w:lang w:val="ru-RU"/>
        </w:rPr>
      </w:pPr>
      <w:bookmarkStart w:id="52" w:name="_Toc162461847"/>
      <w:r w:rsidRPr="000A2405">
        <w:rPr>
          <w:lang w:val="ru-RU"/>
        </w:rPr>
        <w:t xml:space="preserve">Рис. </w:t>
      </w:r>
      <w:r>
        <w:fldChar w:fldCharType="begin"/>
      </w:r>
      <w:r w:rsidRPr="000A2405">
        <w:rPr>
          <w:lang w:val="ru-RU"/>
        </w:rPr>
        <w:instrText xml:space="preserve"> </w:instrText>
      </w:r>
      <w:r>
        <w:instrText>SEQ</w:instrText>
      </w:r>
      <w:r w:rsidRPr="000A2405">
        <w:rPr>
          <w:lang w:val="ru-RU"/>
        </w:rPr>
        <w:instrText xml:space="preserve"> Рис. \* </w:instrText>
      </w:r>
      <w:r>
        <w:instrText>ARABIC</w:instrText>
      </w:r>
      <w:r w:rsidRPr="000A2405">
        <w:rPr>
          <w:lang w:val="ru-RU"/>
        </w:rPr>
        <w:instrText xml:space="preserve"> </w:instrText>
      </w:r>
      <w:r>
        <w:fldChar w:fldCharType="separate"/>
      </w:r>
      <w:r w:rsidR="003A73C7">
        <w:rPr>
          <w:noProof/>
        </w:rPr>
        <w:t>18</w:t>
      </w:r>
      <w:r>
        <w:fldChar w:fldCharType="end"/>
      </w:r>
      <w:r>
        <w:rPr>
          <w:lang w:val="ru-RU"/>
        </w:rPr>
        <w:t xml:space="preserve"> – </w:t>
      </w:r>
      <w:r w:rsidR="000A2405">
        <w:rPr>
          <w:lang w:val="ru-RU"/>
        </w:rPr>
        <w:t>Проверка системы</w:t>
      </w:r>
      <w:bookmarkEnd w:id="52"/>
    </w:p>
    <w:p w14:paraId="411E11CC" w14:textId="0DDBDB38" w:rsidR="000A3611" w:rsidRPr="00891787" w:rsidRDefault="000A3611" w:rsidP="001643DA">
      <w:pPr>
        <w:pStyle w:val="a4"/>
        <w:rPr>
          <w:lang w:val="ru-RU"/>
        </w:rPr>
      </w:pPr>
      <w:r w:rsidRPr="00891787">
        <w:rPr>
          <w:lang w:val="ru-RU"/>
        </w:rPr>
        <w:br w:type="page"/>
      </w:r>
    </w:p>
    <w:p w14:paraId="3A57A59B" w14:textId="33858429" w:rsidR="00EF3C16" w:rsidRDefault="007C0A51" w:rsidP="0047773B">
      <w:pPr>
        <w:pStyle w:val="2"/>
        <w:numPr>
          <w:ilvl w:val="1"/>
          <w:numId w:val="11"/>
        </w:numPr>
      </w:pPr>
      <w:bookmarkStart w:id="53" w:name="_Toc161170170"/>
      <w:bookmarkStart w:id="54" w:name="_Toc162461807"/>
      <w:r>
        <w:lastRenderedPageBreak/>
        <w:t>Анализ системы</w:t>
      </w:r>
      <w:bookmarkEnd w:id="53"/>
      <w:bookmarkEnd w:id="54"/>
    </w:p>
    <w:p w14:paraId="665CFD21" w14:textId="4552D782" w:rsidR="003831F7" w:rsidRDefault="003831F7" w:rsidP="006406F6">
      <w:pPr>
        <w:pStyle w:val="3"/>
      </w:pPr>
      <w:bookmarkStart w:id="55" w:name="_Toc161170171"/>
      <w:bookmarkStart w:id="56" w:name="_Toc162461808"/>
      <w:r>
        <w:t xml:space="preserve">Проверка </w:t>
      </w:r>
      <w:proofErr w:type="spellStart"/>
      <w:r>
        <w:t>блока</w:t>
      </w:r>
      <w:bookmarkEnd w:id="55"/>
      <w:bookmarkEnd w:id="56"/>
      <w:proofErr w:type="spellEnd"/>
    </w:p>
    <w:p w14:paraId="4B330F3E" w14:textId="2BC958B6" w:rsidR="007C0A51" w:rsidRPr="00386043" w:rsidRDefault="006511D6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 w:rsidR="007D3EEF">
        <w:t>View</w:t>
      </w:r>
      <w:r w:rsidR="007D3EEF" w:rsidRPr="00386043">
        <w:rPr>
          <w:lang w:val="ru-RU"/>
        </w:rPr>
        <w:t xml:space="preserve"> → </w:t>
      </w:r>
      <w:r w:rsidR="007D3EEF">
        <w:t>Block</w:t>
      </w:r>
      <w:r w:rsidR="007D3EEF" w:rsidRPr="00386043">
        <w:rPr>
          <w:lang w:val="ru-RU"/>
        </w:rPr>
        <w:t xml:space="preserve"> </w:t>
      </w:r>
      <w:r w:rsidR="007D3EEF">
        <w:t>Symbol</w:t>
      </w:r>
      <w:r w:rsidR="007D3EEF" w:rsidRPr="00386043">
        <w:rPr>
          <w:lang w:val="ru-RU"/>
        </w:rPr>
        <w:t xml:space="preserve"> </w:t>
      </w:r>
      <w:r w:rsidR="00DE772A" w:rsidRPr="00386043">
        <w:rPr>
          <w:lang w:val="ru-RU"/>
        </w:rPr>
        <w:t>и убедимся в том, что символ системы построен правильно:</w:t>
      </w:r>
    </w:p>
    <w:p w14:paraId="77CE8609" w14:textId="5B62FBD2" w:rsidR="00580AB3" w:rsidRDefault="00553D7F" w:rsidP="001643DA">
      <w:pPr>
        <w:pStyle w:val="a4"/>
      </w:pPr>
      <w:r w:rsidRPr="00553D7F">
        <w:rPr>
          <w:noProof/>
        </w:rPr>
        <w:drawing>
          <wp:inline distT="0" distB="0" distL="0" distR="0" wp14:anchorId="7F6387CB" wp14:editId="70EC0E19">
            <wp:extent cx="2672551" cy="1909823"/>
            <wp:effectExtent l="0" t="0" r="0" b="0"/>
            <wp:docPr id="1129334248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4248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1969" cy="19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3922" w14:textId="13997B4B" w:rsidR="00DE772A" w:rsidRPr="002434AC" w:rsidRDefault="00580AB3" w:rsidP="001643DA">
      <w:pPr>
        <w:pStyle w:val="a4"/>
        <w:rPr>
          <w:lang w:val="ru-RU"/>
        </w:rPr>
      </w:pPr>
      <w:bookmarkStart w:id="57" w:name="_Toc161170196"/>
      <w:bookmarkStart w:id="58" w:name="_Toc162461848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 w:rsidRPr="00415BB4">
        <w:instrText>SEQ</w:instrText>
      </w:r>
      <w:r w:rsidRPr="003A73C7">
        <w:rPr>
          <w:lang w:val="ru-RU"/>
        </w:rPr>
        <w:instrText xml:space="preserve"> Рис. \* </w:instrText>
      </w:r>
      <w:r w:rsidRPr="00415BB4"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19</w:t>
      </w:r>
      <w:r>
        <w:fldChar w:fldCharType="end"/>
      </w:r>
      <w:r w:rsidRPr="0078158F">
        <w:rPr>
          <w:lang w:val="ru-RU"/>
        </w:rPr>
        <w:t xml:space="preserve"> – </w:t>
      </w:r>
      <w:r w:rsidR="0053268E">
        <w:rPr>
          <w:lang w:val="ru-RU"/>
        </w:rPr>
        <w:t>Символ</w:t>
      </w:r>
      <w:bookmarkEnd w:id="57"/>
      <w:r w:rsidR="0053268E">
        <w:rPr>
          <w:lang w:val="ru-RU"/>
        </w:rPr>
        <w:t xml:space="preserve"> системы</w:t>
      </w:r>
      <w:bookmarkEnd w:id="58"/>
    </w:p>
    <w:p w14:paraId="44CE3198" w14:textId="26816DBC" w:rsidR="00247579" w:rsidRPr="00386043" w:rsidRDefault="00247579" w:rsidP="00280658">
      <w:pPr>
        <w:rPr>
          <w:lang w:val="ru-RU"/>
        </w:rPr>
      </w:pPr>
      <w:r w:rsidRPr="0078158F">
        <w:rPr>
          <w:lang w:val="ru-RU"/>
        </w:rPr>
        <w:t>Выполним</w:t>
      </w:r>
      <w:r w:rsidRPr="002434AC">
        <w:rPr>
          <w:lang w:val="ru-RU"/>
        </w:rPr>
        <w:t xml:space="preserve"> </w:t>
      </w:r>
      <w:r>
        <w:t>View</w:t>
      </w:r>
      <w:r w:rsidRPr="002434AC">
        <w:rPr>
          <w:lang w:val="ru-RU"/>
        </w:rPr>
        <w:t xml:space="preserve"> → </w:t>
      </w:r>
      <w:r>
        <w:t>Clock</w:t>
      </w:r>
      <w:r w:rsidRPr="002434AC">
        <w:rPr>
          <w:lang w:val="ru-RU"/>
        </w:rPr>
        <w:t xml:space="preserve"> </w:t>
      </w:r>
      <w:r>
        <w:t>domains</w:t>
      </w:r>
      <w:r w:rsidRPr="002434AC">
        <w:rPr>
          <w:lang w:val="ru-RU"/>
        </w:rPr>
        <w:t xml:space="preserve"> </w:t>
      </w:r>
      <w:r>
        <w:t>Beta</w:t>
      </w:r>
      <w:r w:rsidRPr="002434AC">
        <w:rPr>
          <w:lang w:val="ru-RU"/>
        </w:rPr>
        <w:t xml:space="preserve">, </w:t>
      </w:r>
      <w:r w:rsidRPr="0078158F">
        <w:rPr>
          <w:lang w:val="ru-RU"/>
        </w:rPr>
        <w:t>выберем</w:t>
      </w:r>
      <w:r w:rsidRPr="002434AC">
        <w:rPr>
          <w:lang w:val="ru-RU"/>
        </w:rPr>
        <w:t xml:space="preserve"> </w:t>
      </w:r>
      <w:r w:rsidRPr="0078158F">
        <w:rPr>
          <w:lang w:val="ru-RU"/>
        </w:rPr>
        <w:t>режим</w:t>
      </w:r>
      <w:r w:rsidRPr="002434AC">
        <w:rPr>
          <w:lang w:val="ru-RU"/>
        </w:rPr>
        <w:t xml:space="preserve"> </w:t>
      </w:r>
      <w:r w:rsidRPr="0078158F">
        <w:rPr>
          <w:lang w:val="ru-RU"/>
        </w:rPr>
        <w:t>отображения</w:t>
      </w:r>
      <w:r w:rsidRPr="002434AC">
        <w:rPr>
          <w:lang w:val="ru-RU"/>
        </w:rPr>
        <w:t xml:space="preserve"> </w:t>
      </w:r>
      <w:r>
        <w:t>Reset</w:t>
      </w:r>
      <w:r w:rsidRPr="002434AC">
        <w:rPr>
          <w:lang w:val="ru-RU"/>
        </w:rPr>
        <w:t xml:space="preserve">. </w:t>
      </w:r>
      <w:r w:rsidR="008C6365">
        <w:rPr>
          <w:lang w:val="ru-RU"/>
        </w:rPr>
        <w:t>Заметим, что проблемных подключений не выявлено</w:t>
      </w:r>
      <w:r w:rsidRPr="00386043">
        <w:rPr>
          <w:lang w:val="ru-RU"/>
        </w:rPr>
        <w:t>:</w:t>
      </w:r>
    </w:p>
    <w:p w14:paraId="4227F534" w14:textId="0C3989A7" w:rsidR="005D7F44" w:rsidRDefault="00581CA5" w:rsidP="001643DA">
      <w:pPr>
        <w:pStyle w:val="a4"/>
      </w:pPr>
      <w:r w:rsidRPr="009436A8">
        <w:rPr>
          <w:noProof/>
        </w:rPr>
        <w:drawing>
          <wp:inline distT="0" distB="0" distL="0" distR="0" wp14:anchorId="166283A4" wp14:editId="5ACC67BF">
            <wp:extent cx="5058136" cy="2516903"/>
            <wp:effectExtent l="0" t="0" r="0" b="0"/>
            <wp:docPr id="78831761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1761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1483" cy="25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4DA" w14:textId="018D2C60" w:rsidR="00247579" w:rsidRPr="003A73C7" w:rsidRDefault="005D7F44" w:rsidP="001643DA">
      <w:pPr>
        <w:pStyle w:val="a4"/>
      </w:pPr>
      <w:bookmarkStart w:id="59" w:name="_Toc161170198"/>
      <w:bookmarkStart w:id="60" w:name="_Toc162461849"/>
      <w:r w:rsidRPr="00386043">
        <w:rPr>
          <w:lang w:val="ru-RU"/>
        </w:rPr>
        <w:t>Рис</w:t>
      </w:r>
      <w:r w:rsidRPr="003A73C7">
        <w:t xml:space="preserve">. </w:t>
      </w:r>
      <w:r>
        <w:fldChar w:fldCharType="begin"/>
      </w:r>
      <w:r w:rsidRPr="003A73C7">
        <w:instrText xml:space="preserve"> </w:instrText>
      </w:r>
      <w:r>
        <w:instrText>SEQ</w:instrText>
      </w:r>
      <w:r w:rsidRPr="003A73C7">
        <w:instrText xml:space="preserve"> </w:instrText>
      </w:r>
      <w:r w:rsidRPr="00386043">
        <w:rPr>
          <w:lang w:val="ru-RU"/>
        </w:rPr>
        <w:instrText>Рис</w:instrText>
      </w:r>
      <w:r w:rsidRPr="003A73C7">
        <w:instrText xml:space="preserve">. \* </w:instrText>
      </w:r>
      <w:r>
        <w:instrText>ARABIC</w:instrText>
      </w:r>
      <w:r w:rsidRPr="003A73C7">
        <w:instrText xml:space="preserve"> </w:instrText>
      </w:r>
      <w:r>
        <w:fldChar w:fldCharType="separate"/>
      </w:r>
      <w:r w:rsidR="003A73C7">
        <w:rPr>
          <w:noProof/>
        </w:rPr>
        <w:t>20</w:t>
      </w:r>
      <w:r>
        <w:rPr>
          <w:noProof/>
        </w:rPr>
        <w:fldChar w:fldCharType="end"/>
      </w:r>
      <w:r w:rsidR="00A16598" w:rsidRPr="003A73C7">
        <w:t xml:space="preserve"> – </w:t>
      </w:r>
      <w:r w:rsidR="00A16598" w:rsidRPr="00386043">
        <w:rPr>
          <w:lang w:val="ru-RU"/>
        </w:rPr>
        <w:t>Анализ</w:t>
      </w:r>
      <w:r w:rsidR="00A16598" w:rsidRPr="003A73C7">
        <w:t xml:space="preserve"> </w:t>
      </w:r>
      <w:r w:rsidR="00A16598" w:rsidRPr="00386043">
        <w:rPr>
          <w:lang w:val="ru-RU"/>
        </w:rPr>
        <w:t>проблемных</w:t>
      </w:r>
      <w:r w:rsidR="00A16598" w:rsidRPr="003A73C7">
        <w:t xml:space="preserve"> </w:t>
      </w:r>
      <w:r w:rsidR="00A16598" w:rsidRPr="00386043">
        <w:rPr>
          <w:lang w:val="ru-RU"/>
        </w:rPr>
        <w:t>подключений</w:t>
      </w:r>
      <w:bookmarkEnd w:id="59"/>
      <w:bookmarkEnd w:id="60"/>
    </w:p>
    <w:p w14:paraId="5B771484" w14:textId="41E82544" w:rsidR="002434AC" w:rsidRPr="00386043" w:rsidRDefault="00D75861" w:rsidP="002434AC">
      <w:pPr>
        <w:rPr>
          <w:lang w:val="ru-RU"/>
        </w:rPr>
      </w:pPr>
      <w:r>
        <w:rPr>
          <w:lang w:val="ru-RU"/>
        </w:rPr>
        <w:t>Выполним</w:t>
      </w:r>
      <w:r w:rsidR="002434AC" w:rsidRPr="00A4762F">
        <w:t xml:space="preserve"> </w:t>
      </w:r>
      <w:r w:rsidR="002434AC">
        <w:rPr>
          <w:lang w:val="ru-RU"/>
        </w:rPr>
        <w:t>команду</w:t>
      </w:r>
      <w:r w:rsidR="002434AC" w:rsidRPr="00A4762F">
        <w:t xml:space="preserve"> </w:t>
      </w:r>
      <w:r w:rsidR="002434AC">
        <w:t>System</w:t>
      </w:r>
      <w:r w:rsidR="002434AC" w:rsidRPr="00A4762F">
        <w:t xml:space="preserve"> → </w:t>
      </w:r>
      <w:r w:rsidR="002434AC">
        <w:t xml:space="preserve">Show System with PD Interconnect (Show System with QSYS Interconnect). </w:t>
      </w:r>
      <w:r w:rsidR="002434AC">
        <w:rPr>
          <w:lang w:val="ru-RU"/>
        </w:rPr>
        <w:t>Проверим</w:t>
      </w:r>
      <w:r w:rsidR="002434AC" w:rsidRPr="00D26829">
        <w:rPr>
          <w:lang w:val="ru-RU"/>
        </w:rPr>
        <w:t>,</w:t>
      </w:r>
      <w:r w:rsidR="002434AC">
        <w:rPr>
          <w:lang w:val="ru-RU"/>
        </w:rPr>
        <w:t xml:space="preserve"> </w:t>
      </w:r>
      <w:r w:rsidR="00332E8D">
        <w:rPr>
          <w:lang w:val="ru-RU"/>
        </w:rPr>
        <w:t xml:space="preserve">был добавлен только модуль </w:t>
      </w:r>
      <w:r w:rsidR="00332E8D">
        <w:t>mm_interconnect_0</w:t>
      </w:r>
      <w:r w:rsidR="002434AC" w:rsidRPr="00386043">
        <w:rPr>
          <w:lang w:val="ru-RU"/>
        </w:rPr>
        <w:t>.</w:t>
      </w:r>
    </w:p>
    <w:p w14:paraId="025AFB13" w14:textId="7CB72B4C" w:rsidR="002434AC" w:rsidRPr="002434AC" w:rsidRDefault="009071F6" w:rsidP="001643DA">
      <w:pPr>
        <w:pStyle w:val="a4"/>
        <w:rPr>
          <w:lang w:val="ru-RU"/>
        </w:rPr>
      </w:pPr>
      <w:r w:rsidRPr="009071F6">
        <w:rPr>
          <w:noProof/>
          <w:lang w:val="ru-RU"/>
        </w:rPr>
        <w:lastRenderedPageBreak/>
        <w:drawing>
          <wp:inline distT="0" distB="0" distL="0" distR="0" wp14:anchorId="1A05036A" wp14:editId="46A6A9D7">
            <wp:extent cx="5940425" cy="3356659"/>
            <wp:effectExtent l="0" t="0" r="3175" b="0"/>
            <wp:docPr id="124565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58310" name=""/>
                    <pic:cNvPicPr/>
                  </pic:nvPicPr>
                  <pic:blipFill rotWithShape="1">
                    <a:blip r:embed="rId28"/>
                    <a:srcRect b="3008"/>
                    <a:stretch/>
                  </pic:blipFill>
                  <pic:spPr bwMode="auto">
                    <a:xfrm>
                      <a:off x="0" y="0"/>
                      <a:ext cx="5940425" cy="335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EC9B0" w14:textId="3ED2940A" w:rsidR="002434AC" w:rsidRDefault="002434AC" w:rsidP="001643DA">
      <w:pPr>
        <w:pStyle w:val="a4"/>
      </w:pPr>
      <w:bookmarkStart w:id="61" w:name="_Toc161170197"/>
      <w:bookmarkStart w:id="62" w:name="_Toc162461850"/>
      <w:r>
        <w:t>Рис</w:t>
      </w:r>
      <w:r w:rsidRPr="00415BB4">
        <w:t xml:space="preserve">. </w:t>
      </w:r>
      <w:r>
        <w:fldChar w:fldCharType="begin"/>
      </w:r>
      <w:r w:rsidRPr="00415BB4">
        <w:instrText xml:space="preserve"> SEQ </w:instrText>
      </w:r>
      <w:r>
        <w:instrText>Рис</w:instrText>
      </w:r>
      <w:r w:rsidRPr="00415BB4">
        <w:instrText xml:space="preserve">. \* ARABIC </w:instrText>
      </w:r>
      <w:r>
        <w:fldChar w:fldCharType="separate"/>
      </w:r>
      <w:r w:rsidR="003A73C7">
        <w:rPr>
          <w:noProof/>
        </w:rPr>
        <w:t>21</w:t>
      </w:r>
      <w:r>
        <w:fldChar w:fldCharType="end"/>
      </w:r>
      <w:r w:rsidRPr="00846B2D">
        <w:t xml:space="preserve"> – </w:t>
      </w:r>
      <w:r>
        <w:t>Show System with QSYS Interconnect</w:t>
      </w:r>
      <w:bookmarkEnd w:id="61"/>
      <w:bookmarkEnd w:id="62"/>
    </w:p>
    <w:p w14:paraId="306B7ABF" w14:textId="08838FD8" w:rsidR="00241FE9" w:rsidRPr="00386043" w:rsidRDefault="00A817DD" w:rsidP="006406F6">
      <w:pPr>
        <w:pStyle w:val="3"/>
        <w:rPr>
          <w:lang w:val="ru-RU"/>
        </w:rPr>
      </w:pPr>
      <w:bookmarkStart w:id="63" w:name="_Toc161170173"/>
      <w:bookmarkStart w:id="64" w:name="_Toc162461809"/>
      <w:r w:rsidRPr="00386043">
        <w:rPr>
          <w:lang w:val="ru-RU"/>
        </w:rPr>
        <w:t>Анализ</w:t>
      </w:r>
      <w:r w:rsidRPr="003A73C7">
        <w:rPr>
          <w:lang w:val="ru-RU"/>
        </w:rPr>
        <w:t xml:space="preserve"> </w:t>
      </w:r>
      <w:r w:rsidRPr="00386043">
        <w:rPr>
          <w:lang w:val="ru-RU"/>
        </w:rPr>
        <w:t>с</w:t>
      </w:r>
      <w:r w:rsidRPr="003A73C7">
        <w:rPr>
          <w:lang w:val="ru-RU"/>
        </w:rPr>
        <w:t xml:space="preserve"> </w:t>
      </w:r>
      <w:r w:rsidRPr="00386043">
        <w:rPr>
          <w:lang w:val="ru-RU"/>
        </w:rPr>
        <w:t>помощью</w:t>
      </w:r>
      <w:r w:rsidRPr="003A73C7">
        <w:rPr>
          <w:lang w:val="ru-RU"/>
        </w:rPr>
        <w:t xml:space="preserve"> </w:t>
      </w:r>
      <w:r>
        <w:t>Schematic</w:t>
      </w:r>
      <w:bookmarkEnd w:id="63"/>
      <w:bookmarkEnd w:id="64"/>
    </w:p>
    <w:p w14:paraId="29624734" w14:textId="13B3D653" w:rsidR="00A817DD" w:rsidRPr="00386043" w:rsidRDefault="00A817DD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View</w:t>
      </w:r>
      <w:r w:rsidRPr="00386043">
        <w:rPr>
          <w:lang w:val="ru-RU"/>
        </w:rPr>
        <w:t xml:space="preserve"> → </w:t>
      </w:r>
      <w:r>
        <w:t>Schematic</w:t>
      </w:r>
      <w:r w:rsidR="003D6CF6" w:rsidRPr="00386043">
        <w:rPr>
          <w:lang w:val="ru-RU"/>
        </w:rPr>
        <w:t xml:space="preserve">, в качестве фильтра введём </w:t>
      </w:r>
      <w:r w:rsidR="003D6CF6">
        <w:t>in</w:t>
      </w:r>
      <w:r w:rsidR="00D145E2" w:rsidRPr="00386043">
        <w:rPr>
          <w:lang w:val="ru-RU"/>
        </w:rPr>
        <w:t xml:space="preserve"> и убедимся в том, что система синхронизации и каналы </w:t>
      </w:r>
      <w:r w:rsidR="00D145E2">
        <w:t>ST</w:t>
      </w:r>
      <w:r w:rsidR="00D145E2" w:rsidRPr="00386043">
        <w:rPr>
          <w:lang w:val="ru-RU"/>
        </w:rPr>
        <w:t xml:space="preserve"> системы подключены верн</w:t>
      </w:r>
      <w:r w:rsidR="003D6CF6" w:rsidRPr="00386043">
        <w:rPr>
          <w:lang w:val="ru-RU"/>
        </w:rPr>
        <w:t>о:</w:t>
      </w:r>
    </w:p>
    <w:p w14:paraId="7AB98F44" w14:textId="0BF34AF5" w:rsidR="00054E07" w:rsidRPr="00054E07" w:rsidRDefault="00033D14" w:rsidP="001643DA">
      <w:pPr>
        <w:pStyle w:val="a4"/>
      </w:pPr>
      <w:r w:rsidRPr="00033D14">
        <w:rPr>
          <w:noProof/>
        </w:rPr>
        <w:drawing>
          <wp:inline distT="0" distB="0" distL="0" distR="0" wp14:anchorId="0F8F5C11" wp14:editId="44A6378D">
            <wp:extent cx="5355387" cy="2482770"/>
            <wp:effectExtent l="0" t="0" r="0" b="0"/>
            <wp:docPr id="364458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589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8824" cy="24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752" w14:textId="5C7A7429" w:rsidR="00D36C2A" w:rsidRPr="003A73C7" w:rsidRDefault="00054E07" w:rsidP="001643DA">
      <w:pPr>
        <w:pStyle w:val="a4"/>
        <w:rPr>
          <w:lang w:val="ru-RU"/>
        </w:rPr>
      </w:pPr>
      <w:bookmarkStart w:id="65" w:name="_Toc161170202"/>
      <w:bookmarkStart w:id="66" w:name="_Toc162461851"/>
      <w:r w:rsidRPr="003A73C7">
        <w:rPr>
          <w:lang w:val="ru-RU"/>
        </w:rPr>
        <w:t xml:space="preserve">Рис. </w:t>
      </w:r>
      <w:r w:rsidRPr="00054E07">
        <w:fldChar w:fldCharType="begin"/>
      </w:r>
      <w:r w:rsidRPr="003A73C7">
        <w:rPr>
          <w:lang w:val="ru-RU"/>
        </w:rPr>
        <w:instrText xml:space="preserve"> </w:instrText>
      </w:r>
      <w:r w:rsidRPr="00D41B38">
        <w:instrText>SEQ</w:instrText>
      </w:r>
      <w:r w:rsidRPr="003A73C7">
        <w:rPr>
          <w:lang w:val="ru-RU"/>
        </w:rPr>
        <w:instrText xml:space="preserve"> Рис. \* </w:instrText>
      </w:r>
      <w:r w:rsidRPr="00D41B38">
        <w:instrText>ARABIC</w:instrText>
      </w:r>
      <w:r w:rsidRPr="003A73C7">
        <w:rPr>
          <w:lang w:val="ru-RU"/>
        </w:rPr>
        <w:instrText xml:space="preserve"> </w:instrText>
      </w:r>
      <w:r w:rsidRPr="00054E07">
        <w:fldChar w:fldCharType="separate"/>
      </w:r>
      <w:r w:rsidR="003A73C7" w:rsidRPr="003A73C7">
        <w:rPr>
          <w:noProof/>
          <w:lang w:val="ru-RU"/>
        </w:rPr>
        <w:t>22</w:t>
      </w:r>
      <w:r w:rsidRPr="00054E07">
        <w:fldChar w:fldCharType="end"/>
      </w:r>
      <w:r w:rsidRPr="003A73C7">
        <w:rPr>
          <w:lang w:val="ru-RU"/>
        </w:rPr>
        <w:t xml:space="preserve"> – </w:t>
      </w:r>
      <w:r>
        <w:t>Schematic</w:t>
      </w:r>
      <w:bookmarkEnd w:id="65"/>
      <w:bookmarkEnd w:id="66"/>
    </w:p>
    <w:p w14:paraId="3238D3B2" w14:textId="7C177C1E" w:rsidR="009A72B3" w:rsidRPr="003A73C7" w:rsidRDefault="00B370C7" w:rsidP="00830214">
      <w:pPr>
        <w:pStyle w:val="3"/>
        <w:rPr>
          <w:lang w:val="ru-RU"/>
        </w:rPr>
      </w:pPr>
      <w:bookmarkStart w:id="67" w:name="_Toc161170174"/>
      <w:bookmarkStart w:id="68" w:name="_Toc162461810"/>
      <w:r w:rsidRPr="003A73C7">
        <w:rPr>
          <w:lang w:val="ru-RU"/>
        </w:rPr>
        <w:t>Генерация системы</w:t>
      </w:r>
      <w:bookmarkEnd w:id="67"/>
      <w:bookmarkEnd w:id="68"/>
    </w:p>
    <w:p w14:paraId="66F74948" w14:textId="729B3C93" w:rsidR="0078019C" w:rsidRPr="00386043" w:rsidRDefault="0078019C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PD</w:t>
      </w:r>
      <w:r w:rsidRPr="00386043">
        <w:rPr>
          <w:lang w:val="ru-RU"/>
        </w:rPr>
        <w:t xml:space="preserve"> → </w:t>
      </w:r>
      <w:r>
        <w:t>Generate</w:t>
      </w:r>
      <w:r w:rsidRPr="00386043">
        <w:rPr>
          <w:lang w:val="ru-RU"/>
        </w:rPr>
        <w:t xml:space="preserve"> </w:t>
      </w:r>
      <w:r>
        <w:t>HDL</w:t>
      </w:r>
      <w:r w:rsidRPr="00386043">
        <w:rPr>
          <w:lang w:val="ru-RU"/>
        </w:rPr>
        <w:t xml:space="preserve"> и укажем следующие предустановки для генерации:</w:t>
      </w:r>
    </w:p>
    <w:p w14:paraId="39DEE40C" w14:textId="3DE1AB3B" w:rsidR="00E02E45" w:rsidRDefault="005C09AA" w:rsidP="001643DA">
      <w:pPr>
        <w:pStyle w:val="a4"/>
      </w:pPr>
      <w:r w:rsidRPr="005C09AA">
        <w:rPr>
          <w:noProof/>
        </w:rPr>
        <w:lastRenderedPageBreak/>
        <w:drawing>
          <wp:inline distT="0" distB="0" distL="0" distR="0" wp14:anchorId="1572CEC7" wp14:editId="0C0E8E57">
            <wp:extent cx="5940425" cy="3221990"/>
            <wp:effectExtent l="0" t="0" r="3175" b="0"/>
            <wp:docPr id="514770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700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7CA" w14:textId="795A3441" w:rsidR="0078019C" w:rsidRPr="00386043" w:rsidRDefault="00E02E45" w:rsidP="001643DA">
      <w:pPr>
        <w:pStyle w:val="a4"/>
        <w:rPr>
          <w:lang w:val="ru-RU"/>
        </w:rPr>
      </w:pPr>
      <w:bookmarkStart w:id="69" w:name="_Toc161170204"/>
      <w:bookmarkStart w:id="70" w:name="_Toc162461852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23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r w:rsidR="00261FE0" w:rsidRPr="00386043">
        <w:rPr>
          <w:lang w:val="ru-RU"/>
        </w:rPr>
        <w:t xml:space="preserve">Предустановки окна </w:t>
      </w:r>
      <w:r w:rsidR="00261FE0">
        <w:t>Genreration</w:t>
      </w:r>
      <w:bookmarkEnd w:id="69"/>
      <w:bookmarkEnd w:id="70"/>
    </w:p>
    <w:p w14:paraId="72FE7397" w14:textId="3020E560" w:rsidR="00992EBD" w:rsidRPr="00386043" w:rsidRDefault="008C752D" w:rsidP="00280658">
      <w:pPr>
        <w:rPr>
          <w:lang w:val="ru-RU"/>
        </w:rPr>
      </w:pPr>
      <w:r w:rsidRPr="00386043">
        <w:rPr>
          <w:lang w:val="ru-RU"/>
        </w:rPr>
        <w:t>Удостоверимся в том, что генерация прошла успешно:</w:t>
      </w:r>
    </w:p>
    <w:p w14:paraId="0A51284E" w14:textId="77777777" w:rsidR="00922066" w:rsidRDefault="00E50D03" w:rsidP="001643DA">
      <w:pPr>
        <w:pStyle w:val="a4"/>
      </w:pPr>
      <w:r w:rsidRPr="00E50D03">
        <w:rPr>
          <w:noProof/>
        </w:rPr>
        <w:drawing>
          <wp:inline distT="0" distB="0" distL="0" distR="0" wp14:anchorId="4D5D9EA2" wp14:editId="38A37C91">
            <wp:extent cx="2571462" cy="704850"/>
            <wp:effectExtent l="0" t="0" r="635" b="0"/>
            <wp:docPr id="191707807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7807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1"/>
                    <a:srcRect t="62629"/>
                    <a:stretch/>
                  </pic:blipFill>
                  <pic:spPr bwMode="auto">
                    <a:xfrm>
                      <a:off x="0" y="0"/>
                      <a:ext cx="2591808" cy="71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EF904" w14:textId="4F3FA891" w:rsidR="002F5A61" w:rsidRDefault="00922066" w:rsidP="001643DA">
      <w:pPr>
        <w:pStyle w:val="a4"/>
        <w:rPr>
          <w:lang w:val="ru-RU"/>
        </w:rPr>
      </w:pPr>
      <w:bookmarkStart w:id="71" w:name="_Toc161170205"/>
      <w:bookmarkStart w:id="72" w:name="_Toc162461853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24</w:t>
      </w:r>
      <w:r>
        <w:rPr>
          <w:noProof/>
        </w:rPr>
        <w:fldChar w:fldCharType="end"/>
      </w:r>
      <w:r w:rsidRPr="000568A9">
        <w:rPr>
          <w:lang w:val="ru-RU"/>
        </w:rPr>
        <w:t xml:space="preserve"> – Проверка успешности генерации </w:t>
      </w:r>
      <w:r>
        <w:t>HDL</w:t>
      </w:r>
      <w:bookmarkEnd w:id="71"/>
      <w:bookmarkEnd w:id="72"/>
    </w:p>
    <w:p w14:paraId="0A5C6DA3" w14:textId="104F41A5" w:rsidR="00830214" w:rsidRPr="00830214" w:rsidRDefault="00830214" w:rsidP="00830214">
      <w:pPr>
        <w:pStyle w:val="3"/>
        <w:rPr>
          <w:lang w:val="ru-RU"/>
        </w:rPr>
      </w:pPr>
      <w:bookmarkStart w:id="73" w:name="_Toc162461811"/>
      <w:r>
        <w:rPr>
          <w:lang w:val="ru-RU"/>
        </w:rPr>
        <w:t>Анализ</w:t>
      </w:r>
      <w:r w:rsidR="000568A9">
        <w:rPr>
          <w:lang w:val="ru-RU"/>
        </w:rPr>
        <w:t xml:space="preserve"> подключенных</w:t>
      </w:r>
      <w:r>
        <w:rPr>
          <w:lang w:val="ru-RU"/>
        </w:rPr>
        <w:t xml:space="preserve"> файлов</w:t>
      </w:r>
      <w:bookmarkEnd w:id="73"/>
    </w:p>
    <w:p w14:paraId="5B19DDBC" w14:textId="69CEC187" w:rsidR="00830214" w:rsidRPr="000568A9" w:rsidRDefault="00BF2AF5" w:rsidP="002431F7">
      <w:pPr>
        <w:spacing w:after="240"/>
        <w:rPr>
          <w:lang w:val="ru-RU"/>
        </w:rPr>
      </w:pPr>
      <w:r>
        <w:rPr>
          <w:lang w:val="ru-RU"/>
        </w:rPr>
        <w:t xml:space="preserve">Таким образом, получили </w:t>
      </w:r>
      <w:r w:rsidR="001B1E6D" w:rsidRPr="001F00B2">
        <w:rPr>
          <w:lang w:val="ru-RU"/>
        </w:rPr>
        <w:t>3</w:t>
      </w:r>
      <w:r>
        <w:rPr>
          <w:lang w:val="ru-RU"/>
        </w:rPr>
        <w:t xml:space="preserve"> файла: </w:t>
      </w:r>
      <w:r w:rsidR="001F00B2">
        <w:t>my</w:t>
      </w:r>
      <w:r w:rsidR="001F00B2" w:rsidRPr="005966A4">
        <w:rPr>
          <w:lang w:val="ru-RU"/>
        </w:rPr>
        <w:t>_</w:t>
      </w:r>
      <w:r w:rsidR="001B1E6D">
        <w:t>maste</w:t>
      </w:r>
      <w:r w:rsidR="001F00B2">
        <w:t>r</w:t>
      </w:r>
      <w:r w:rsidR="005966A4" w:rsidRPr="005966A4">
        <w:rPr>
          <w:lang w:val="ru-RU"/>
        </w:rPr>
        <w:t>.</w:t>
      </w:r>
      <w:proofErr w:type="spellStart"/>
      <w:r w:rsidR="005966A4">
        <w:t>sv</w:t>
      </w:r>
      <w:proofErr w:type="spellEnd"/>
      <w:r w:rsidR="005966A4" w:rsidRPr="005966A4">
        <w:rPr>
          <w:lang w:val="ru-RU"/>
        </w:rPr>
        <w:t xml:space="preserve">, </w:t>
      </w:r>
      <w:r w:rsidR="005966A4">
        <w:t>my</w:t>
      </w:r>
      <w:r w:rsidR="005966A4" w:rsidRPr="005966A4">
        <w:rPr>
          <w:lang w:val="ru-RU"/>
        </w:rPr>
        <w:t>_</w:t>
      </w:r>
      <w:r w:rsidR="005966A4">
        <w:t>slave</w:t>
      </w:r>
      <w:r w:rsidR="005966A4" w:rsidRPr="005966A4">
        <w:rPr>
          <w:lang w:val="ru-RU"/>
        </w:rPr>
        <w:t>.</w:t>
      </w:r>
      <w:proofErr w:type="spellStart"/>
      <w:r w:rsidR="005966A4">
        <w:t>sv</w:t>
      </w:r>
      <w:proofErr w:type="spellEnd"/>
      <w:r w:rsidR="005966A4" w:rsidRPr="005966A4">
        <w:rPr>
          <w:lang w:val="ru-RU"/>
        </w:rPr>
        <w:t xml:space="preserve"> </w:t>
      </w:r>
      <w:r w:rsidR="005966A4">
        <w:rPr>
          <w:lang w:val="ru-RU"/>
        </w:rPr>
        <w:t xml:space="preserve">и </w:t>
      </w:r>
      <w:r w:rsidR="005966A4">
        <w:t>my</w:t>
      </w:r>
      <w:r w:rsidR="005966A4" w:rsidRPr="005966A4">
        <w:rPr>
          <w:lang w:val="ru-RU"/>
        </w:rPr>
        <w:t>_</w:t>
      </w:r>
      <w:proofErr w:type="spellStart"/>
      <w:r w:rsidR="005966A4">
        <w:t>slaveSV</w:t>
      </w:r>
      <w:proofErr w:type="spellEnd"/>
      <w:r w:rsidR="004F0F37" w:rsidRPr="004F0F37">
        <w:rPr>
          <w:lang w:val="ru-RU"/>
        </w:rPr>
        <w:t>:</w:t>
      </w:r>
    </w:p>
    <w:p w14:paraId="69441D7C" w14:textId="77777777" w:rsidR="00E82D1D" w:rsidRDefault="00E82D1D" w:rsidP="00E82D1D">
      <w:pPr>
        <w:pStyle w:val="a4"/>
      </w:pPr>
      <w:r w:rsidRPr="00E82D1D">
        <w:rPr>
          <w:noProof/>
        </w:rPr>
        <w:drawing>
          <wp:inline distT="0" distB="0" distL="0" distR="0" wp14:anchorId="50B2635F" wp14:editId="578A4253">
            <wp:extent cx="4779618" cy="2598517"/>
            <wp:effectExtent l="0" t="0" r="2540" b="0"/>
            <wp:docPr id="1468331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316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4290" cy="26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2414" w14:textId="5035D2AD" w:rsidR="00DD1744" w:rsidRDefault="00E82D1D" w:rsidP="002E53AA">
      <w:pPr>
        <w:pStyle w:val="a4"/>
      </w:pPr>
      <w:bookmarkStart w:id="74" w:name="_Toc162461854"/>
      <w:r w:rsidRPr="00E82D1D">
        <w:rPr>
          <w:lang w:val="ru-RU"/>
        </w:rPr>
        <w:t xml:space="preserve">Рис. </w:t>
      </w:r>
      <w:r>
        <w:fldChar w:fldCharType="begin"/>
      </w:r>
      <w:r w:rsidRPr="00E82D1D">
        <w:rPr>
          <w:lang w:val="ru-RU"/>
        </w:rPr>
        <w:instrText xml:space="preserve"> </w:instrText>
      </w:r>
      <w:r>
        <w:instrText>SEQ</w:instrText>
      </w:r>
      <w:r w:rsidRPr="00E82D1D">
        <w:rPr>
          <w:lang w:val="ru-RU"/>
        </w:rPr>
        <w:instrText xml:space="preserve"> Рис. \* </w:instrText>
      </w:r>
      <w:r>
        <w:instrText>ARABIC</w:instrText>
      </w:r>
      <w:r w:rsidRPr="00E82D1D">
        <w:rPr>
          <w:lang w:val="ru-RU"/>
        </w:rPr>
        <w:instrText xml:space="preserve"> </w:instrText>
      </w:r>
      <w:r>
        <w:fldChar w:fldCharType="separate"/>
      </w:r>
      <w:r w:rsidR="003A73C7">
        <w:rPr>
          <w:noProof/>
        </w:rPr>
        <w:t>25</w:t>
      </w:r>
      <w:r>
        <w:fldChar w:fldCharType="end"/>
      </w:r>
      <w:r w:rsidRPr="00E82D1D">
        <w:rPr>
          <w:lang w:val="ru-RU"/>
        </w:rPr>
        <w:t xml:space="preserve"> – </w:t>
      </w:r>
      <w:r>
        <w:rPr>
          <w:lang w:val="ru-RU"/>
        </w:rPr>
        <w:t xml:space="preserve">Файл компонента </w:t>
      </w:r>
      <w:r>
        <w:t>my</w:t>
      </w:r>
      <w:r w:rsidRPr="00E82D1D">
        <w:rPr>
          <w:lang w:val="ru-RU"/>
        </w:rPr>
        <w:t>_</w:t>
      </w:r>
      <w:r>
        <w:t>master</w:t>
      </w:r>
      <w:r w:rsidR="00054428">
        <w:t xml:space="preserve"> (1)</w:t>
      </w:r>
      <w:bookmarkEnd w:id="74"/>
    </w:p>
    <w:p w14:paraId="7B69770F" w14:textId="77777777" w:rsidR="00352327" w:rsidRPr="00352327" w:rsidRDefault="00352327" w:rsidP="00352327"/>
    <w:p w14:paraId="0698595C" w14:textId="77777777" w:rsidR="00DD1744" w:rsidRDefault="00DD1744" w:rsidP="00DD1744">
      <w:pPr>
        <w:pStyle w:val="a4"/>
      </w:pPr>
      <w:r w:rsidRPr="00DD1744">
        <w:rPr>
          <w:noProof/>
          <w:lang w:val="ru-RU"/>
        </w:rPr>
        <w:lastRenderedPageBreak/>
        <w:drawing>
          <wp:inline distT="0" distB="0" distL="0" distR="0" wp14:anchorId="467513BF" wp14:editId="12EF7A9F">
            <wp:extent cx="3652954" cy="4786132"/>
            <wp:effectExtent l="0" t="0" r="5080" b="0"/>
            <wp:docPr id="3394264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264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9747" cy="47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129E" w14:textId="411FC214" w:rsidR="004F0F37" w:rsidRPr="003A73C7" w:rsidRDefault="00DD1744" w:rsidP="00DD1744">
      <w:pPr>
        <w:pStyle w:val="a4"/>
        <w:rPr>
          <w:lang w:val="ru-RU"/>
        </w:rPr>
      </w:pPr>
      <w:bookmarkStart w:id="75" w:name="_Toc162461855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26</w:t>
      </w:r>
      <w:r>
        <w:fldChar w:fldCharType="end"/>
      </w:r>
      <w:r w:rsidRPr="003A73C7">
        <w:rPr>
          <w:lang w:val="ru-RU"/>
        </w:rPr>
        <w:t xml:space="preserve"> – </w:t>
      </w:r>
      <w:r>
        <w:rPr>
          <w:lang w:val="ru-RU"/>
        </w:rPr>
        <w:t>Файл</w:t>
      </w:r>
      <w:r w:rsidRPr="003A73C7">
        <w:rPr>
          <w:lang w:val="ru-RU"/>
        </w:rPr>
        <w:t xml:space="preserve"> </w:t>
      </w:r>
      <w:r>
        <w:rPr>
          <w:lang w:val="ru-RU"/>
        </w:rPr>
        <w:t>компонента</w:t>
      </w:r>
      <w:r w:rsidRPr="003A73C7">
        <w:rPr>
          <w:lang w:val="ru-RU"/>
        </w:rPr>
        <w:t xml:space="preserve"> </w:t>
      </w:r>
      <w:r>
        <w:t>my</w:t>
      </w:r>
      <w:r w:rsidRPr="003A73C7">
        <w:rPr>
          <w:lang w:val="ru-RU"/>
        </w:rPr>
        <w:t>_</w:t>
      </w:r>
      <w:r>
        <w:t>master</w:t>
      </w:r>
      <w:r w:rsidRPr="003A73C7">
        <w:rPr>
          <w:lang w:val="ru-RU"/>
        </w:rPr>
        <w:t xml:space="preserve"> (2)</w:t>
      </w:r>
      <w:bookmarkEnd w:id="75"/>
    </w:p>
    <w:p w14:paraId="63A1D585" w14:textId="2A5AB599" w:rsidR="00EF714D" w:rsidRDefault="000568A9" w:rsidP="00924BCD">
      <w:pPr>
        <w:rPr>
          <w:lang w:val="ru-RU"/>
        </w:rPr>
      </w:pPr>
      <w:r>
        <w:rPr>
          <w:lang w:val="ru-RU"/>
        </w:rPr>
        <w:t>Файл</w:t>
      </w:r>
      <w:r w:rsidRPr="00701B03">
        <w:rPr>
          <w:lang w:val="ru-RU"/>
        </w:rPr>
        <w:t xml:space="preserve"> </w:t>
      </w:r>
      <w:r w:rsidR="00260AC7">
        <w:t>my</w:t>
      </w:r>
      <w:r w:rsidR="00260AC7" w:rsidRPr="00701B03">
        <w:rPr>
          <w:lang w:val="ru-RU"/>
        </w:rPr>
        <w:t>_</w:t>
      </w:r>
      <w:r w:rsidR="00260AC7">
        <w:t>maser</w:t>
      </w:r>
      <w:r w:rsidR="00701B03" w:rsidRPr="00701B03">
        <w:rPr>
          <w:lang w:val="ru-RU"/>
        </w:rPr>
        <w:t xml:space="preserve"> </w:t>
      </w:r>
      <w:r w:rsidR="00701B03">
        <w:rPr>
          <w:lang w:val="ru-RU"/>
        </w:rPr>
        <w:t>содержит</w:t>
      </w:r>
      <w:r w:rsidR="00CB640B" w:rsidRPr="000B22CD">
        <w:rPr>
          <w:lang w:val="ru-RU"/>
        </w:rPr>
        <w:t xml:space="preserve"> </w:t>
      </w:r>
      <w:r w:rsidR="00CB640B">
        <w:rPr>
          <w:lang w:val="ru-RU"/>
        </w:rPr>
        <w:t>анализ</w:t>
      </w:r>
      <w:r w:rsidR="00CB640B" w:rsidRPr="000B22CD">
        <w:rPr>
          <w:lang w:val="ru-RU"/>
        </w:rPr>
        <w:t xml:space="preserve"> </w:t>
      </w:r>
      <w:proofErr w:type="spellStart"/>
      <w:r w:rsidR="00CB640B">
        <w:t>waitrequest</w:t>
      </w:r>
      <w:proofErr w:type="spellEnd"/>
      <w:r w:rsidR="000B22CD">
        <w:rPr>
          <w:lang w:val="ru-RU"/>
        </w:rPr>
        <w:t xml:space="preserve"> (формируются сигналы либо по параметрам, </w:t>
      </w:r>
      <w:r w:rsidR="00F25F24">
        <w:rPr>
          <w:lang w:val="ru-RU"/>
        </w:rPr>
        <w:t>которые</w:t>
      </w:r>
      <w:r w:rsidR="000B22CD">
        <w:rPr>
          <w:lang w:val="ru-RU"/>
        </w:rPr>
        <w:t xml:space="preserve"> мы задаём, либо значение</w:t>
      </w:r>
      <w:r w:rsidR="00D63F88">
        <w:rPr>
          <w:lang w:val="ru-RU"/>
        </w:rPr>
        <w:t xml:space="preserve"> = 255</w:t>
      </w:r>
      <w:r w:rsidR="000B22CD">
        <w:rPr>
          <w:lang w:val="ru-RU"/>
        </w:rPr>
        <w:t xml:space="preserve"> в промежутках</w:t>
      </w:r>
      <w:r w:rsidR="00D63F88">
        <w:rPr>
          <w:lang w:val="ru-RU"/>
        </w:rPr>
        <w:t>,</w:t>
      </w:r>
      <w:r w:rsidR="00E419C8">
        <w:rPr>
          <w:lang w:val="ru-RU"/>
        </w:rPr>
        <w:t xml:space="preserve"> которое отвечает за «пустой обмен», значение именно такое, чтобы было нагляднее</w:t>
      </w:r>
      <w:r w:rsidR="00765247">
        <w:rPr>
          <w:lang w:val="ru-RU"/>
        </w:rPr>
        <w:t xml:space="preserve"> при моделировании средствами </w:t>
      </w:r>
      <w:r w:rsidR="00765247">
        <w:t>Signal</w:t>
      </w:r>
      <w:r w:rsidR="00765247" w:rsidRPr="00765247">
        <w:rPr>
          <w:lang w:val="ru-RU"/>
        </w:rPr>
        <w:t xml:space="preserve"> </w:t>
      </w:r>
      <w:r w:rsidR="00765247">
        <w:t>Tap</w:t>
      </w:r>
      <w:r w:rsidR="00765247" w:rsidRPr="00765247">
        <w:rPr>
          <w:lang w:val="ru-RU"/>
        </w:rPr>
        <w:t xml:space="preserve"> </w:t>
      </w:r>
      <w:r w:rsidR="00765247">
        <w:t>II</w:t>
      </w:r>
      <w:r w:rsidR="000B22CD">
        <w:rPr>
          <w:lang w:val="ru-RU"/>
        </w:rPr>
        <w:t>)</w:t>
      </w:r>
      <w:r w:rsidR="00CB640B" w:rsidRPr="000B22CD">
        <w:rPr>
          <w:lang w:val="ru-RU"/>
        </w:rPr>
        <w:t xml:space="preserve">, </w:t>
      </w:r>
      <w:r w:rsidR="00CB640B">
        <w:rPr>
          <w:lang w:val="ru-RU"/>
        </w:rPr>
        <w:t>интерфейсы</w:t>
      </w:r>
      <w:r w:rsidR="00CB640B" w:rsidRPr="000B22CD">
        <w:rPr>
          <w:lang w:val="ru-RU"/>
        </w:rPr>
        <w:t xml:space="preserve"> </w:t>
      </w:r>
      <w:r w:rsidR="00CB640B">
        <w:t>clock</w:t>
      </w:r>
      <w:r w:rsidR="00CB640B" w:rsidRPr="000B22CD">
        <w:rPr>
          <w:lang w:val="ru-RU"/>
        </w:rPr>
        <w:t xml:space="preserve">, </w:t>
      </w:r>
      <w:r w:rsidR="00CB640B">
        <w:t>reset</w:t>
      </w:r>
      <w:r w:rsidR="00B470B8">
        <w:rPr>
          <w:lang w:val="ru-RU"/>
        </w:rPr>
        <w:t xml:space="preserve"> и</w:t>
      </w:r>
      <w:r w:rsidR="00CB640B" w:rsidRPr="000B22CD">
        <w:rPr>
          <w:lang w:val="ru-RU"/>
        </w:rPr>
        <w:t xml:space="preserve"> </w:t>
      </w:r>
      <w:r w:rsidR="00CB640B">
        <w:t>master</w:t>
      </w:r>
      <w:r w:rsidR="00242265" w:rsidRPr="00242265">
        <w:rPr>
          <w:lang w:val="ru-RU"/>
        </w:rPr>
        <w:t>.</w:t>
      </w:r>
    </w:p>
    <w:p w14:paraId="32B36AED" w14:textId="77777777" w:rsidR="00FC5B95" w:rsidRDefault="00FC5B95" w:rsidP="00FC5B95">
      <w:pPr>
        <w:pStyle w:val="a4"/>
      </w:pPr>
      <w:r w:rsidRPr="00FC5B95">
        <w:rPr>
          <w:noProof/>
          <w:lang w:val="ru-RU"/>
        </w:rPr>
        <w:drawing>
          <wp:inline distT="0" distB="0" distL="0" distR="0" wp14:anchorId="1C5D1442" wp14:editId="1099246D">
            <wp:extent cx="3377819" cy="2662177"/>
            <wp:effectExtent l="0" t="0" r="0" b="5080"/>
            <wp:docPr id="417603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03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3489" cy="267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4000" w14:textId="5665DD8F" w:rsidR="00FC5B95" w:rsidRPr="00FC5B95" w:rsidRDefault="00FC5B95" w:rsidP="00FC5B95">
      <w:pPr>
        <w:pStyle w:val="a4"/>
        <w:rPr>
          <w:lang w:val="ru-RU"/>
        </w:rPr>
      </w:pPr>
      <w:bookmarkStart w:id="76" w:name="_Toc162461856"/>
      <w:r w:rsidRPr="00FC5B95">
        <w:rPr>
          <w:lang w:val="ru-RU"/>
        </w:rPr>
        <w:t xml:space="preserve">Рис. </w:t>
      </w:r>
      <w:r>
        <w:fldChar w:fldCharType="begin"/>
      </w:r>
      <w:r w:rsidRPr="00FC5B95">
        <w:rPr>
          <w:lang w:val="ru-RU"/>
        </w:rPr>
        <w:instrText xml:space="preserve"> </w:instrText>
      </w:r>
      <w:r>
        <w:instrText>SEQ</w:instrText>
      </w:r>
      <w:r w:rsidRPr="00FC5B95">
        <w:rPr>
          <w:lang w:val="ru-RU"/>
        </w:rPr>
        <w:instrText xml:space="preserve"> Рис. \* </w:instrText>
      </w:r>
      <w:r>
        <w:instrText>ARABIC</w:instrText>
      </w:r>
      <w:r w:rsidRPr="00FC5B95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 xml:space="preserve"> – Файл</w:t>
      </w:r>
      <w:r w:rsidRPr="00FC5B95">
        <w:rPr>
          <w:lang w:val="ru-RU"/>
        </w:rPr>
        <w:t xml:space="preserve"> </w:t>
      </w:r>
      <w:r>
        <w:rPr>
          <w:lang w:val="ru-RU"/>
        </w:rPr>
        <w:t>компонента</w:t>
      </w:r>
      <w:r w:rsidRPr="00FC5B95">
        <w:rPr>
          <w:lang w:val="ru-RU"/>
        </w:rPr>
        <w:t xml:space="preserve"> </w:t>
      </w:r>
      <w:r>
        <w:t>my</w:t>
      </w:r>
      <w:r w:rsidRPr="00FC5B95">
        <w:rPr>
          <w:lang w:val="ru-RU"/>
        </w:rPr>
        <w:t>_</w:t>
      </w:r>
      <w:r>
        <w:t>slave</w:t>
      </w:r>
      <w:bookmarkEnd w:id="76"/>
    </w:p>
    <w:p w14:paraId="1A833CAA" w14:textId="77777777" w:rsidR="00FC5B95" w:rsidRPr="00FC5B95" w:rsidRDefault="00FC5B95" w:rsidP="00FC5B95">
      <w:pPr>
        <w:rPr>
          <w:lang w:val="ru-RU"/>
        </w:rPr>
      </w:pPr>
    </w:p>
    <w:p w14:paraId="5F35751A" w14:textId="11F7AFDD" w:rsidR="00A44A36" w:rsidRDefault="00A44A36" w:rsidP="00924BCD">
      <w:pPr>
        <w:rPr>
          <w:lang w:val="ru-RU"/>
        </w:rPr>
      </w:pPr>
      <w:r>
        <w:rPr>
          <w:lang w:val="ru-RU"/>
        </w:rPr>
        <w:lastRenderedPageBreak/>
        <w:t xml:space="preserve">Модуль </w:t>
      </w:r>
      <w:r>
        <w:t>my</w:t>
      </w:r>
      <w:r w:rsidRPr="00A44A36">
        <w:rPr>
          <w:lang w:val="ru-RU"/>
        </w:rPr>
        <w:t>_</w:t>
      </w:r>
      <w:r>
        <w:t>slave</w:t>
      </w:r>
      <w:r w:rsidRPr="00A44A36">
        <w:rPr>
          <w:lang w:val="ru-RU"/>
        </w:rPr>
        <w:t xml:space="preserve"> (</w:t>
      </w:r>
      <w:r>
        <w:rPr>
          <w:lang w:val="ru-RU"/>
        </w:rPr>
        <w:t>8-битный</w:t>
      </w:r>
      <w:r w:rsidRPr="00A44A36">
        <w:rPr>
          <w:lang w:val="ru-RU"/>
        </w:rPr>
        <w:t>)</w:t>
      </w:r>
      <w:r>
        <w:rPr>
          <w:lang w:val="ru-RU"/>
        </w:rPr>
        <w:t xml:space="preserve"> – берёт </w:t>
      </w:r>
      <w:r w:rsidR="004F4C6F">
        <w:rPr>
          <w:lang w:val="ru-RU"/>
        </w:rPr>
        <w:t xml:space="preserve">8-битные данные, у него есть интерфейс </w:t>
      </w:r>
      <w:r w:rsidR="004F4C6F">
        <w:t>MM</w:t>
      </w:r>
      <w:r w:rsidR="00AF0F2D" w:rsidRPr="00AF0F2D">
        <w:rPr>
          <w:lang w:val="ru-RU"/>
        </w:rPr>
        <w:t xml:space="preserve"> </w:t>
      </w:r>
      <w:r w:rsidR="004F4C6F">
        <w:t>Slave</w:t>
      </w:r>
      <w:r w:rsidR="009E4BDC">
        <w:rPr>
          <w:lang w:val="ru-RU"/>
        </w:rPr>
        <w:t xml:space="preserve">. Но он НЕ умеет формировать сигнал </w:t>
      </w:r>
      <w:proofErr w:type="spellStart"/>
      <w:r w:rsidR="009E4BDC">
        <w:t>waitrequest</w:t>
      </w:r>
      <w:proofErr w:type="spellEnd"/>
      <w:r w:rsidR="007A3235">
        <w:rPr>
          <w:lang w:val="ru-RU"/>
        </w:rPr>
        <w:t xml:space="preserve">, он </w:t>
      </w:r>
      <w:proofErr w:type="spellStart"/>
      <w:r w:rsidR="007A3235">
        <w:rPr>
          <w:lang w:val="ru-RU"/>
        </w:rPr>
        <w:t>занулён</w:t>
      </w:r>
      <w:proofErr w:type="spellEnd"/>
      <w:r w:rsidR="003D3B4D" w:rsidRPr="003D3B4D">
        <w:rPr>
          <w:lang w:val="ru-RU"/>
        </w:rPr>
        <w:t>.</w:t>
      </w:r>
      <w:r w:rsidR="006E4DD4" w:rsidRPr="006E4DD4">
        <w:rPr>
          <w:lang w:val="ru-RU"/>
        </w:rPr>
        <w:t xml:space="preserve"> </w:t>
      </w:r>
      <w:r w:rsidR="006E4DD4">
        <w:rPr>
          <w:lang w:val="ru-RU"/>
        </w:rPr>
        <w:t xml:space="preserve">Осуществляет по сигналу </w:t>
      </w:r>
      <w:r w:rsidR="006E4DD4">
        <w:t>write</w:t>
      </w:r>
      <w:r w:rsidR="006E4DD4" w:rsidRPr="006E4DD4">
        <w:rPr>
          <w:lang w:val="ru-RU"/>
        </w:rPr>
        <w:t xml:space="preserve"> </w:t>
      </w:r>
      <w:r w:rsidR="006E4DD4">
        <w:rPr>
          <w:lang w:val="ru-RU"/>
        </w:rPr>
        <w:t xml:space="preserve">запись тех данных, которые приходят с шины </w:t>
      </w:r>
      <w:proofErr w:type="spellStart"/>
      <w:r w:rsidR="006E4DD4">
        <w:t>writedata</w:t>
      </w:r>
      <w:proofErr w:type="spellEnd"/>
      <w:r w:rsidR="009E4BDC" w:rsidRPr="009E4BDC">
        <w:rPr>
          <w:lang w:val="ru-RU"/>
        </w:rPr>
        <w:t xml:space="preserve"> </w:t>
      </w:r>
      <w:r w:rsidR="009E4BDC">
        <w:rPr>
          <w:lang w:val="ru-RU"/>
        </w:rPr>
        <w:t>во внутренний регистр.</w:t>
      </w:r>
    </w:p>
    <w:p w14:paraId="0457381E" w14:textId="77777777" w:rsidR="00FC5B95" w:rsidRDefault="00FC5B95" w:rsidP="00FC5B95">
      <w:pPr>
        <w:pStyle w:val="a4"/>
      </w:pPr>
      <w:r w:rsidRPr="00FC5B95">
        <w:rPr>
          <w:noProof/>
        </w:rPr>
        <w:drawing>
          <wp:inline distT="0" distB="0" distL="0" distR="0" wp14:anchorId="282E0DF1" wp14:editId="1599F1D5">
            <wp:extent cx="3524492" cy="3179388"/>
            <wp:effectExtent l="0" t="0" r="0" b="2540"/>
            <wp:docPr id="1940720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204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5373" cy="32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982" w14:textId="3AD11387" w:rsidR="00FC5B95" w:rsidRPr="00411608" w:rsidRDefault="00FC5B95" w:rsidP="00FC5B95">
      <w:pPr>
        <w:pStyle w:val="a4"/>
        <w:rPr>
          <w:lang w:val="ru-RU"/>
        </w:rPr>
      </w:pPr>
      <w:bookmarkStart w:id="77" w:name="_Toc162461857"/>
      <w:r w:rsidRPr="00411608">
        <w:rPr>
          <w:lang w:val="ru-RU"/>
        </w:rPr>
        <w:t xml:space="preserve">Рис. </w:t>
      </w:r>
      <w:r>
        <w:fldChar w:fldCharType="begin"/>
      </w:r>
      <w:r w:rsidRPr="00411608">
        <w:rPr>
          <w:lang w:val="ru-RU"/>
        </w:rPr>
        <w:instrText xml:space="preserve"> </w:instrText>
      </w:r>
      <w:r>
        <w:instrText>SEQ</w:instrText>
      </w:r>
      <w:r w:rsidRPr="00411608">
        <w:rPr>
          <w:lang w:val="ru-RU"/>
        </w:rPr>
        <w:instrText xml:space="preserve"> Рис. \* </w:instrText>
      </w:r>
      <w:r>
        <w:instrText>ARABIC</w:instrText>
      </w:r>
      <w:r w:rsidRPr="00411608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28</w:t>
      </w:r>
      <w:r>
        <w:fldChar w:fldCharType="end"/>
      </w:r>
      <w:r>
        <w:rPr>
          <w:lang w:val="ru-RU"/>
          <w14:ligatures w14:val="none"/>
        </w:rPr>
        <w:t xml:space="preserve"> – Файл компонента </w:t>
      </w:r>
      <w:r>
        <w:rPr>
          <w14:ligatures w14:val="none"/>
        </w:rPr>
        <w:t>my</w:t>
      </w:r>
      <w:r>
        <w:rPr>
          <w:lang w:val="ru-RU"/>
          <w14:ligatures w14:val="none"/>
        </w:rPr>
        <w:t>_</w:t>
      </w:r>
      <w:r>
        <w:rPr>
          <w14:ligatures w14:val="none"/>
        </w:rPr>
        <w:t>slave</w:t>
      </w:r>
      <w:bookmarkEnd w:id="77"/>
    </w:p>
    <w:p w14:paraId="1448B22A" w14:textId="012C7DBF" w:rsidR="009E4BDC" w:rsidRPr="00A012FB" w:rsidRDefault="009E4BDC" w:rsidP="00924BCD">
      <w:pPr>
        <w:rPr>
          <w:lang w:val="ru-RU"/>
        </w:rPr>
      </w:pPr>
      <w:r>
        <w:rPr>
          <w:lang w:val="ru-RU"/>
        </w:rPr>
        <w:t xml:space="preserve">Модуль </w:t>
      </w:r>
      <w:r>
        <w:t>my</w:t>
      </w:r>
      <w:r w:rsidRPr="00A44A36">
        <w:rPr>
          <w:lang w:val="ru-RU"/>
        </w:rPr>
        <w:t>_</w:t>
      </w:r>
      <w:proofErr w:type="spellStart"/>
      <w:r>
        <w:t>slave</w:t>
      </w:r>
      <w:r w:rsidR="004F6CFF">
        <w:t>WS</w:t>
      </w:r>
      <w:proofErr w:type="spellEnd"/>
      <w:r w:rsidRPr="00A44A36">
        <w:rPr>
          <w:lang w:val="ru-RU"/>
        </w:rPr>
        <w:t xml:space="preserve"> (</w:t>
      </w:r>
      <w:r w:rsidR="004F6CFF">
        <w:rPr>
          <w:lang w:val="ru-RU"/>
        </w:rPr>
        <w:t>32</w:t>
      </w:r>
      <w:r>
        <w:rPr>
          <w:lang w:val="ru-RU"/>
        </w:rPr>
        <w:t>-битный</w:t>
      </w:r>
      <w:r w:rsidRPr="00A44A36">
        <w:rPr>
          <w:lang w:val="ru-RU"/>
        </w:rPr>
        <w:t>)</w:t>
      </w:r>
      <w:r>
        <w:rPr>
          <w:lang w:val="ru-RU"/>
        </w:rPr>
        <w:t xml:space="preserve"> – </w:t>
      </w:r>
      <w:r w:rsidR="00B20AF4">
        <w:rPr>
          <w:lang w:val="ru-RU"/>
        </w:rPr>
        <w:t xml:space="preserve">умеет формировать сигнал </w:t>
      </w:r>
      <w:proofErr w:type="spellStart"/>
      <w:r w:rsidR="00B20AF4">
        <w:t>waitrequest</w:t>
      </w:r>
      <w:proofErr w:type="spellEnd"/>
      <w:r w:rsidR="003F0884" w:rsidRPr="000037FA">
        <w:rPr>
          <w:lang w:val="ru-RU"/>
        </w:rPr>
        <w:t>,</w:t>
      </w:r>
      <w:r w:rsidR="00F01BA9" w:rsidRPr="00F01BA9">
        <w:rPr>
          <w:lang w:val="ru-RU"/>
        </w:rPr>
        <w:t xml:space="preserve"> </w:t>
      </w:r>
      <w:r w:rsidR="002B17E2">
        <w:rPr>
          <w:lang w:val="ru-RU"/>
        </w:rPr>
        <w:t xml:space="preserve">получив запрос </w:t>
      </w:r>
      <w:r w:rsidR="002B17E2">
        <w:t>write</w:t>
      </w:r>
      <w:r w:rsidR="002B17E2">
        <w:rPr>
          <w:lang w:val="ru-RU"/>
        </w:rPr>
        <w:t>, он его записывает в регистр, и только на следующем такте убирает</w:t>
      </w:r>
      <w:r w:rsidR="00A012FB" w:rsidRPr="00A012FB">
        <w:rPr>
          <w:lang w:val="ru-RU"/>
        </w:rPr>
        <w:t xml:space="preserve"> </w:t>
      </w:r>
      <w:r w:rsidR="00A012FB">
        <w:rPr>
          <w:lang w:val="ru-RU"/>
        </w:rPr>
        <w:t>,этот сигнал, т. е. сделана задержка в 1 такт.</w:t>
      </w:r>
    </w:p>
    <w:p w14:paraId="4792C4E8" w14:textId="6843B419" w:rsidR="00B76588" w:rsidRDefault="00AD5042" w:rsidP="0047773B">
      <w:pPr>
        <w:pStyle w:val="2"/>
        <w:numPr>
          <w:ilvl w:val="1"/>
          <w:numId w:val="11"/>
        </w:numPr>
      </w:pPr>
      <w:bookmarkStart w:id="78" w:name="_Toc162461812"/>
      <w:r>
        <w:rPr>
          <w:lang w:val="ru-RU"/>
        </w:rPr>
        <w:t>Подключение файлов</w:t>
      </w:r>
      <w:r w:rsidR="00D054B6">
        <w:rPr>
          <w:lang w:val="ru-RU"/>
        </w:rPr>
        <w:t xml:space="preserve"> к проекту</w:t>
      </w:r>
      <w:bookmarkEnd w:id="78"/>
    </w:p>
    <w:p w14:paraId="01AF9453" w14:textId="5C509678" w:rsidR="00695B3D" w:rsidRPr="00B57C83" w:rsidRDefault="003A7816" w:rsidP="00280658">
      <w:pPr>
        <w:rPr>
          <w:lang w:val="ru-RU"/>
          <w:rPrChange w:id="79" w:author="Mat Nepo" w:date="2024-03-25T17:27:00Z" w16du:dateUtc="2024-03-25T14:27:00Z">
            <w:rPr/>
          </w:rPrChange>
        </w:rPr>
      </w:pPr>
      <w:r>
        <w:rPr>
          <w:lang w:val="ru-RU"/>
        </w:rPr>
        <w:t xml:space="preserve">Подключим файлы к проекту в </w:t>
      </w:r>
      <w:r>
        <w:t>Quartus</w:t>
      </w:r>
    </w:p>
    <w:p w14:paraId="0746254F" w14:textId="2A1C628F" w:rsidR="00812514" w:rsidRDefault="00566B27" w:rsidP="001643DA">
      <w:pPr>
        <w:pStyle w:val="a4"/>
      </w:pPr>
      <w:r w:rsidRPr="00566B27">
        <w:rPr>
          <w:noProof/>
        </w:rPr>
        <w:drawing>
          <wp:inline distT="0" distB="0" distL="0" distR="0" wp14:anchorId="1DFDD50E" wp14:editId="69E2E608">
            <wp:extent cx="5940425" cy="1871980"/>
            <wp:effectExtent l="0" t="0" r="3175" b="0"/>
            <wp:docPr id="1406065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651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3F5" w14:textId="1ABD3EAA" w:rsidR="00695B3D" w:rsidRDefault="00812514" w:rsidP="001643DA">
      <w:pPr>
        <w:pStyle w:val="a4"/>
        <w:rPr>
          <w:lang w:val="ru-RU"/>
        </w:rPr>
      </w:pPr>
      <w:bookmarkStart w:id="80" w:name="_Toc161170206"/>
      <w:bookmarkStart w:id="81" w:name="_Toc162461858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29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bookmarkEnd w:id="80"/>
      <w:r w:rsidR="003C630F">
        <w:rPr>
          <w:lang w:val="ru-RU"/>
        </w:rPr>
        <w:t>Подключение файлов к проекту</w:t>
      </w:r>
      <w:bookmarkEnd w:id="81"/>
    </w:p>
    <w:p w14:paraId="64D82984" w14:textId="7354DCF5" w:rsidR="008A1DED" w:rsidRPr="007A077B" w:rsidRDefault="008A1DED" w:rsidP="00560F33">
      <w:pPr>
        <w:spacing w:after="240"/>
        <w:rPr>
          <w:lang w:val="ru-RU"/>
        </w:rPr>
      </w:pPr>
      <w:r>
        <w:rPr>
          <w:lang w:val="ru-RU"/>
        </w:rPr>
        <w:t xml:space="preserve">Синтаксис файла </w:t>
      </w:r>
      <w:r>
        <w:t>Lab</w:t>
      </w:r>
      <w:r w:rsidRPr="008A1DED">
        <w:rPr>
          <w:lang w:val="ru-RU"/>
        </w:rPr>
        <w:t>2_</w:t>
      </w:r>
      <w:r>
        <w:t>top</w:t>
      </w:r>
      <w:r w:rsidRPr="008A1DED">
        <w:rPr>
          <w:lang w:val="ru-RU"/>
        </w:rPr>
        <w:t>.</w:t>
      </w:r>
      <w:proofErr w:type="spellStart"/>
      <w:r>
        <w:t>sv</w:t>
      </w:r>
      <w:proofErr w:type="spellEnd"/>
      <w:r w:rsidRPr="008A1DED">
        <w:rPr>
          <w:lang w:val="ru-RU"/>
        </w:rPr>
        <w:t>:</w:t>
      </w:r>
    </w:p>
    <w:p w14:paraId="578AA5F8" w14:textId="72F65F5C" w:rsidR="00527509" w:rsidRDefault="00184BBA" w:rsidP="00527509">
      <w:pPr>
        <w:keepNext/>
        <w:ind w:firstLine="0"/>
        <w:jc w:val="center"/>
      </w:pPr>
      <w:r w:rsidRPr="00184BBA">
        <w:rPr>
          <w:noProof/>
        </w:rPr>
        <w:lastRenderedPageBreak/>
        <w:drawing>
          <wp:inline distT="0" distB="0" distL="0" distR="0" wp14:anchorId="70B53B50" wp14:editId="28DCCE4D">
            <wp:extent cx="2720051" cy="2660156"/>
            <wp:effectExtent l="0" t="0" r="4445" b="6985"/>
            <wp:docPr id="926321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211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1332" cy="267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CA18" w14:textId="145B9BD9" w:rsidR="008A1DED" w:rsidRPr="00530354" w:rsidRDefault="00527509" w:rsidP="001643DA">
      <w:pPr>
        <w:pStyle w:val="a4"/>
      </w:pPr>
      <w:bookmarkStart w:id="82" w:name="_Toc162461859"/>
      <w:r w:rsidRPr="005F0DDE">
        <w:rPr>
          <w:lang w:val="ru-RU"/>
        </w:rPr>
        <w:t>Рис</w:t>
      </w:r>
      <w:r w:rsidRPr="00095E8E">
        <w:t xml:space="preserve">. </w:t>
      </w:r>
      <w:r>
        <w:fldChar w:fldCharType="begin"/>
      </w:r>
      <w:r w:rsidRPr="00095E8E">
        <w:instrText xml:space="preserve"> </w:instrText>
      </w:r>
      <w:r>
        <w:instrText>SEQ</w:instrText>
      </w:r>
      <w:r w:rsidRPr="00095E8E">
        <w:instrText xml:space="preserve"> </w:instrText>
      </w:r>
      <w:r w:rsidRPr="005F0DDE">
        <w:rPr>
          <w:lang w:val="ru-RU"/>
        </w:rPr>
        <w:instrText>Рис</w:instrText>
      </w:r>
      <w:r w:rsidRPr="00095E8E">
        <w:instrText xml:space="preserve">. \* </w:instrText>
      </w:r>
      <w:r>
        <w:instrText>ARABIC</w:instrText>
      </w:r>
      <w:r w:rsidRPr="00095E8E">
        <w:instrText xml:space="preserve"> </w:instrText>
      </w:r>
      <w:r>
        <w:fldChar w:fldCharType="separate"/>
      </w:r>
      <w:r w:rsidR="003A73C7">
        <w:rPr>
          <w:noProof/>
        </w:rPr>
        <w:t>30</w:t>
      </w:r>
      <w:r>
        <w:fldChar w:fldCharType="end"/>
      </w:r>
      <w:r w:rsidRPr="00530354">
        <w:t xml:space="preserve"> – </w:t>
      </w:r>
      <w:r w:rsidR="005F0DDE">
        <w:rPr>
          <w:lang w:val="ru-RU"/>
        </w:rPr>
        <w:t>Синтаксис</w:t>
      </w:r>
      <w:r w:rsidR="005F0DDE" w:rsidRPr="00530354">
        <w:t xml:space="preserve"> </w:t>
      </w:r>
      <w:r w:rsidR="005F0DDE">
        <w:rPr>
          <w:lang w:val="ru-RU"/>
        </w:rPr>
        <w:t>файла</w:t>
      </w:r>
      <w:r w:rsidR="005F0DDE" w:rsidRPr="00530354">
        <w:t xml:space="preserve"> </w:t>
      </w:r>
      <w:r w:rsidR="00A13767">
        <w:t>l</w:t>
      </w:r>
      <w:r w:rsidR="005F0DDE">
        <w:t>ab</w:t>
      </w:r>
      <w:r w:rsidR="005F0DDE" w:rsidRPr="00530354">
        <w:t>_</w:t>
      </w:r>
      <w:r w:rsidR="00A13767">
        <w:t>PD3_</w:t>
      </w:r>
      <w:r w:rsidR="005F0DDE">
        <w:t>top</w:t>
      </w:r>
      <w:r w:rsidR="005F0DDE" w:rsidRPr="00530354">
        <w:t>.</w:t>
      </w:r>
      <w:r w:rsidR="005F0DDE">
        <w:t>sv</w:t>
      </w:r>
      <w:bookmarkEnd w:id="82"/>
    </w:p>
    <w:p w14:paraId="611B8AE5" w14:textId="07938970" w:rsidR="009D109F" w:rsidRPr="00123ACB" w:rsidRDefault="009D109F" w:rsidP="009D109F">
      <w:pPr>
        <w:rPr>
          <w:lang w:val="ru-RU"/>
        </w:rPr>
      </w:pPr>
      <w:r>
        <w:rPr>
          <w:lang w:val="ru-RU"/>
        </w:rPr>
        <w:t>Выполним анализ и синтез проекта</w:t>
      </w:r>
      <w:r w:rsidR="00717455">
        <w:rPr>
          <w:lang w:val="ru-RU"/>
        </w:rPr>
        <w:t xml:space="preserve"> средствами </w:t>
      </w:r>
      <w:r w:rsidR="00717455">
        <w:t>QP</w:t>
      </w:r>
      <w:r w:rsidR="00123ACB">
        <w:rPr>
          <w:lang w:val="ru-RU"/>
        </w:rPr>
        <w:t xml:space="preserve"> и убедимся в правильности схемы средствами </w:t>
      </w:r>
      <w:r w:rsidR="00123ACB">
        <w:t>RTL</w:t>
      </w:r>
      <w:r w:rsidR="00123ACB" w:rsidRPr="00123ACB">
        <w:rPr>
          <w:lang w:val="ru-RU"/>
        </w:rPr>
        <w:t xml:space="preserve"> </w:t>
      </w:r>
      <w:r w:rsidR="00123ACB">
        <w:t>Viewer</w:t>
      </w:r>
      <w:r w:rsidR="00123ACB" w:rsidRPr="00123ACB">
        <w:rPr>
          <w:lang w:val="ru-RU"/>
        </w:rPr>
        <w:t>:</w:t>
      </w:r>
    </w:p>
    <w:p w14:paraId="5AE9307C" w14:textId="01E74BAF" w:rsidR="00123ACB" w:rsidRDefault="00566B27" w:rsidP="00123ACB">
      <w:pPr>
        <w:keepNext/>
        <w:ind w:firstLine="0"/>
        <w:jc w:val="center"/>
      </w:pPr>
      <w:r w:rsidRPr="00566B27">
        <w:rPr>
          <w:noProof/>
        </w:rPr>
        <w:drawing>
          <wp:inline distT="0" distB="0" distL="0" distR="0" wp14:anchorId="214F17E5" wp14:editId="34420E5B">
            <wp:extent cx="5940425" cy="1282700"/>
            <wp:effectExtent l="0" t="0" r="3175" b="0"/>
            <wp:docPr id="1043443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435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1A5" w14:textId="48B4D91A" w:rsidR="00C13753" w:rsidRPr="00EF05EB" w:rsidRDefault="00123ACB" w:rsidP="001643DA">
      <w:pPr>
        <w:pStyle w:val="a4"/>
        <w:rPr>
          <w:lang w:val="ru-RU"/>
        </w:rPr>
      </w:pPr>
      <w:bookmarkStart w:id="83" w:name="_Toc162461860"/>
      <w:r w:rsidRPr="0011345D">
        <w:rPr>
          <w:lang w:val="ru-RU"/>
        </w:rPr>
        <w:t xml:space="preserve">Рис. </w:t>
      </w:r>
      <w:r>
        <w:fldChar w:fldCharType="begin"/>
      </w:r>
      <w:r w:rsidRPr="0011345D">
        <w:rPr>
          <w:lang w:val="ru-RU"/>
        </w:rPr>
        <w:instrText xml:space="preserve"> </w:instrText>
      </w:r>
      <w:r>
        <w:instrText>SEQ</w:instrText>
      </w:r>
      <w:r w:rsidRPr="0011345D">
        <w:rPr>
          <w:lang w:val="ru-RU"/>
        </w:rPr>
        <w:instrText xml:space="preserve"> Рис. \* </w:instrText>
      </w:r>
      <w:r>
        <w:instrText>ARABIC</w:instrText>
      </w:r>
      <w:r w:rsidRPr="0011345D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31</w:t>
      </w:r>
      <w:r>
        <w:fldChar w:fldCharType="end"/>
      </w:r>
      <w:r w:rsidR="00A94D95" w:rsidRPr="0011345D">
        <w:rPr>
          <w:lang w:val="ru-RU"/>
        </w:rPr>
        <w:t xml:space="preserve"> – </w:t>
      </w:r>
      <w:r w:rsidR="0011345D">
        <w:rPr>
          <w:lang w:val="ru-RU"/>
        </w:rPr>
        <w:t xml:space="preserve">Схема проекта в </w:t>
      </w:r>
      <w:r w:rsidR="0011345D">
        <w:t>RTL</w:t>
      </w:r>
      <w:r w:rsidR="0011345D" w:rsidRPr="0011345D">
        <w:rPr>
          <w:lang w:val="ru-RU"/>
        </w:rPr>
        <w:t xml:space="preserve"> </w:t>
      </w:r>
      <w:r w:rsidR="0011345D">
        <w:t>Viewer</w:t>
      </w:r>
      <w:bookmarkEnd w:id="83"/>
    </w:p>
    <w:p w14:paraId="21F0A7DB" w14:textId="35728706" w:rsidR="006F3BFB" w:rsidRPr="009F7553" w:rsidRDefault="006F3BFB" w:rsidP="006F3BFB">
      <w:pPr>
        <w:rPr>
          <w:lang w:val="ru-RU"/>
        </w:rPr>
      </w:pPr>
      <w:r>
        <w:rPr>
          <w:lang w:val="ru-RU"/>
        </w:rPr>
        <w:t>Можем увидеть, что</w:t>
      </w:r>
      <w:r w:rsidR="009F7553">
        <w:rPr>
          <w:lang w:val="ru-RU"/>
        </w:rPr>
        <w:t xml:space="preserve"> полученная в </w:t>
      </w:r>
      <w:r w:rsidR="009F7553">
        <w:t>RTL</w:t>
      </w:r>
      <w:r w:rsidR="009F7553" w:rsidRPr="009F7553">
        <w:rPr>
          <w:lang w:val="ru-RU"/>
        </w:rPr>
        <w:t xml:space="preserve"> </w:t>
      </w:r>
      <w:r w:rsidR="009F7553">
        <w:t>Viewer</w:t>
      </w:r>
      <w:r w:rsidR="009F7553" w:rsidRPr="009F7553">
        <w:rPr>
          <w:lang w:val="ru-RU"/>
        </w:rPr>
        <w:t xml:space="preserve"> </w:t>
      </w:r>
      <w:r w:rsidR="009F7553">
        <w:rPr>
          <w:lang w:val="ru-RU"/>
        </w:rPr>
        <w:t>схема совпадает с той, что была задана по условию</w:t>
      </w:r>
      <w:r w:rsidR="0047569F">
        <w:rPr>
          <w:lang w:val="ru-RU"/>
        </w:rPr>
        <w:t xml:space="preserve"> (в зелёном блоке отображается тот </w:t>
      </w:r>
      <w:r w:rsidR="009421AA">
        <w:rPr>
          <w:lang w:val="ru-RU"/>
        </w:rPr>
        <w:t>ф</w:t>
      </w:r>
      <w:r w:rsidR="0047569F">
        <w:rPr>
          <w:lang w:val="ru-RU"/>
        </w:rPr>
        <w:t xml:space="preserve">рагмент системы, </w:t>
      </w:r>
      <w:r w:rsidR="009421AA">
        <w:rPr>
          <w:lang w:val="ru-RU"/>
        </w:rPr>
        <w:t>который</w:t>
      </w:r>
      <w:r w:rsidR="0047569F">
        <w:rPr>
          <w:lang w:val="ru-RU"/>
        </w:rPr>
        <w:t xml:space="preserve"> был создан средствами </w:t>
      </w:r>
      <w:r w:rsidR="0047569F">
        <w:t>PD</w:t>
      </w:r>
      <w:r w:rsidR="0047569F">
        <w:rPr>
          <w:lang w:val="ru-RU"/>
        </w:rPr>
        <w:t>).</w:t>
      </w:r>
    </w:p>
    <w:p w14:paraId="23EAF420" w14:textId="77777777" w:rsidR="00C13753" w:rsidRPr="008528FD" w:rsidRDefault="00C13753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  <w:lang w:val="ru-RU"/>
        </w:rPr>
      </w:pPr>
      <w:r w:rsidRPr="008528FD">
        <w:rPr>
          <w:lang w:val="ru-RU"/>
        </w:rPr>
        <w:br w:type="page"/>
      </w:r>
    </w:p>
    <w:p w14:paraId="3795A14F" w14:textId="34A34BBD" w:rsidR="00C13753" w:rsidRDefault="00A96B93" w:rsidP="00EA3537">
      <w:pPr>
        <w:pStyle w:val="1"/>
        <w:rPr>
          <w:lang w:val="ru-RU"/>
        </w:rPr>
      </w:pPr>
      <w:bookmarkStart w:id="84" w:name="_Toc162461813"/>
      <w:r>
        <w:rPr>
          <w:lang w:val="ru-RU"/>
        </w:rPr>
        <w:lastRenderedPageBreak/>
        <w:t>Тестирование</w:t>
      </w:r>
      <w:r w:rsidR="00C13753">
        <w:rPr>
          <w:lang w:val="ru-RU"/>
        </w:rPr>
        <w:t xml:space="preserve"> проекта</w:t>
      </w:r>
      <w:bookmarkEnd w:id="84"/>
    </w:p>
    <w:p w14:paraId="2FFC0E47" w14:textId="077F7F51" w:rsidR="004C515C" w:rsidRPr="004C515C" w:rsidRDefault="004C515C" w:rsidP="0047773B">
      <w:pPr>
        <w:pStyle w:val="2"/>
        <w:numPr>
          <w:ilvl w:val="1"/>
          <w:numId w:val="11"/>
        </w:numPr>
      </w:pPr>
      <w:bookmarkStart w:id="85" w:name="_Toc162461814"/>
      <w:r>
        <w:rPr>
          <w:lang w:val="ru-RU"/>
        </w:rPr>
        <w:t xml:space="preserve">Тестирование средствами </w:t>
      </w:r>
      <w:r>
        <w:t>ModelSim</w:t>
      </w:r>
      <w:bookmarkEnd w:id="85"/>
    </w:p>
    <w:p w14:paraId="217705E6" w14:textId="7C49A2EB" w:rsidR="00C13753" w:rsidRPr="00C13753" w:rsidRDefault="00C13753" w:rsidP="006406F6">
      <w:pPr>
        <w:pStyle w:val="3"/>
        <w:rPr>
          <w:lang w:val="ru-RU"/>
        </w:rPr>
      </w:pPr>
      <w:bookmarkStart w:id="86" w:name="_Toc162461815"/>
      <w:r>
        <w:rPr>
          <w:lang w:val="ru-RU"/>
        </w:rPr>
        <w:t>Создание тестового файла</w:t>
      </w:r>
      <w:bookmarkEnd w:id="86"/>
    </w:p>
    <w:p w14:paraId="428795C9" w14:textId="3E3BB375" w:rsidR="001D7AB7" w:rsidRDefault="00863D1F" w:rsidP="001D7AB7">
      <w:pPr>
        <w:rPr>
          <w:lang w:val="ru-RU"/>
        </w:rPr>
      </w:pPr>
      <w:r>
        <w:rPr>
          <w:lang w:val="ru-RU"/>
        </w:rPr>
        <w:t>Добавим тест первого класса для созданного проекта</w:t>
      </w:r>
      <w:r w:rsidR="00D72554">
        <w:rPr>
          <w:lang w:val="ru-RU"/>
        </w:rPr>
        <w:t>:</w:t>
      </w:r>
    </w:p>
    <w:p w14:paraId="535ABE17" w14:textId="5306E3B5" w:rsidR="007E3697" w:rsidRDefault="00702741" w:rsidP="007E3697">
      <w:pPr>
        <w:keepNext/>
        <w:ind w:firstLine="0"/>
        <w:jc w:val="center"/>
      </w:pPr>
      <w:r w:rsidRPr="00702741">
        <w:rPr>
          <w:noProof/>
        </w:rPr>
        <w:drawing>
          <wp:inline distT="0" distB="0" distL="0" distR="0" wp14:anchorId="4A5A8114" wp14:editId="03053A48">
            <wp:extent cx="2675365" cy="3374021"/>
            <wp:effectExtent l="0" t="0" r="0" b="0"/>
            <wp:docPr id="7269345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345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0546" cy="33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49DF" w14:textId="2D23A6CD" w:rsidR="00D72554" w:rsidRPr="00C13753" w:rsidRDefault="007E3697" w:rsidP="001643DA">
      <w:pPr>
        <w:pStyle w:val="a4"/>
        <w:rPr>
          <w:ins w:id="87" w:author="Mat Nepo" w:date="2024-03-25T17:29:00Z" w16du:dateUtc="2024-03-25T14:29:00Z"/>
        </w:rPr>
      </w:pPr>
      <w:bookmarkStart w:id="88" w:name="_Toc162461861"/>
      <w:r w:rsidRPr="004F0A75">
        <w:rPr>
          <w:lang w:val="ru-RU"/>
        </w:rPr>
        <w:t>Рис</w:t>
      </w:r>
      <w:r w:rsidRPr="00B57C83">
        <w:rPr>
          <w:rPrChange w:id="89" w:author="Mat Nepo" w:date="2024-03-25T17:27:00Z" w16du:dateUtc="2024-03-25T14:27:00Z">
            <w:rPr>
              <w:lang w:val="ru-RU"/>
            </w:rPr>
          </w:rPrChange>
        </w:rPr>
        <w:t xml:space="preserve">. </w:t>
      </w:r>
      <w:r>
        <w:fldChar w:fldCharType="begin"/>
      </w:r>
      <w:r w:rsidRPr="00B57C83">
        <w:rPr>
          <w:rPrChange w:id="90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instrText>SEQ</w:instrText>
      </w:r>
      <w:r w:rsidRPr="00B57C83">
        <w:rPr>
          <w:rPrChange w:id="91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 w:rsidRPr="004F0A75">
        <w:rPr>
          <w:lang w:val="ru-RU"/>
        </w:rPr>
        <w:instrText>Рис</w:instrText>
      </w:r>
      <w:r w:rsidRPr="00B57C83">
        <w:rPr>
          <w:rPrChange w:id="92" w:author="Mat Nepo" w:date="2024-03-25T17:27:00Z" w16du:dateUtc="2024-03-25T14:27:00Z">
            <w:rPr>
              <w:lang w:val="ru-RU"/>
            </w:rPr>
          </w:rPrChange>
        </w:rPr>
        <w:instrText xml:space="preserve">. \* </w:instrText>
      </w:r>
      <w:r>
        <w:instrText>ARABIC</w:instrText>
      </w:r>
      <w:r w:rsidRPr="00B57C83">
        <w:rPr>
          <w:rPrChange w:id="93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fldChar w:fldCharType="separate"/>
      </w:r>
      <w:r w:rsidR="003A73C7">
        <w:rPr>
          <w:noProof/>
        </w:rPr>
        <w:t>32</w:t>
      </w:r>
      <w:r>
        <w:fldChar w:fldCharType="end"/>
      </w:r>
      <w:r w:rsidRPr="004F0A75">
        <w:t xml:space="preserve"> – </w:t>
      </w:r>
      <w:r w:rsidR="004751B8">
        <w:rPr>
          <w:lang w:val="ru-RU"/>
        </w:rPr>
        <w:t>Тестовый</w:t>
      </w:r>
      <w:r w:rsidR="004751B8" w:rsidRPr="004F0A75">
        <w:t xml:space="preserve"> </w:t>
      </w:r>
      <w:r w:rsidR="004751B8">
        <w:rPr>
          <w:lang w:val="ru-RU"/>
        </w:rPr>
        <w:t>файл</w:t>
      </w:r>
      <w:r w:rsidR="004751B8" w:rsidRPr="004F0A75">
        <w:t xml:space="preserve"> </w:t>
      </w:r>
      <w:r w:rsidR="004F0A75">
        <w:t>tb</w:t>
      </w:r>
      <w:r w:rsidR="004F0A75" w:rsidRPr="004F0A75">
        <w:t>_</w:t>
      </w:r>
      <w:r w:rsidR="004F0A75">
        <w:t>lab</w:t>
      </w:r>
      <w:r w:rsidR="004F0A75" w:rsidRPr="004F0A75">
        <w:t>_</w:t>
      </w:r>
      <w:r w:rsidR="004F0A75">
        <w:t>PD</w:t>
      </w:r>
      <w:r w:rsidR="004F0A75" w:rsidRPr="004F0A75">
        <w:t>2_</w:t>
      </w:r>
      <w:r w:rsidR="004F0A75">
        <w:t>top.sv</w:t>
      </w:r>
      <w:bookmarkEnd w:id="88"/>
    </w:p>
    <w:p w14:paraId="793B2E8C" w14:textId="7A3DB4C5" w:rsidR="004112E7" w:rsidRPr="007A077B" w:rsidRDefault="004112E7" w:rsidP="004112E7">
      <w:pPr>
        <w:rPr>
          <w:lang w:val="ru-RU"/>
        </w:rPr>
      </w:pPr>
      <w:r>
        <w:rPr>
          <w:lang w:val="ru-RU"/>
        </w:rPr>
        <w:t xml:space="preserve">Укажем созданный файл в качестве основного тестового файла, который будет выполняться при симуляции средствами </w:t>
      </w:r>
      <w:r>
        <w:t>ModelSim</w:t>
      </w:r>
      <w:r w:rsidRPr="004112E7">
        <w:rPr>
          <w:lang w:val="ru-RU"/>
        </w:rPr>
        <w:t>:</w:t>
      </w:r>
    </w:p>
    <w:p w14:paraId="6FC69D77" w14:textId="1B2D67A4" w:rsidR="00F50CBB" w:rsidRDefault="00C0653C" w:rsidP="00F50CBB">
      <w:pPr>
        <w:keepNext/>
        <w:ind w:firstLine="0"/>
        <w:jc w:val="center"/>
      </w:pPr>
      <w:r w:rsidRPr="00C0653C">
        <w:rPr>
          <w:noProof/>
        </w:rPr>
        <w:drawing>
          <wp:inline distT="0" distB="0" distL="0" distR="0" wp14:anchorId="37EDB5A7" wp14:editId="4F1957F6">
            <wp:extent cx="4427316" cy="3276353"/>
            <wp:effectExtent l="0" t="0" r="0" b="635"/>
            <wp:docPr id="128748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887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1729" cy="33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54E3" w14:textId="5AB488D4" w:rsidR="008C5AC5" w:rsidRPr="00E501CB" w:rsidRDefault="00F50CBB" w:rsidP="001643DA">
      <w:pPr>
        <w:pStyle w:val="a4"/>
      </w:pPr>
      <w:bookmarkStart w:id="94" w:name="_Toc162461862"/>
      <w:r w:rsidRPr="00530354">
        <w:rPr>
          <w:lang w:val="ru-RU"/>
        </w:rPr>
        <w:t>Рис</w:t>
      </w:r>
      <w:r w:rsidRPr="00B57C83">
        <w:rPr>
          <w:rPrChange w:id="95" w:author="Mat Nepo" w:date="2024-03-25T17:27:00Z" w16du:dateUtc="2024-03-25T14:27:00Z">
            <w:rPr>
              <w:lang w:val="ru-RU"/>
            </w:rPr>
          </w:rPrChange>
        </w:rPr>
        <w:t xml:space="preserve">. </w:t>
      </w:r>
      <w:r>
        <w:fldChar w:fldCharType="begin"/>
      </w:r>
      <w:r w:rsidRPr="00B57C83">
        <w:rPr>
          <w:rPrChange w:id="96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instrText>SEQ</w:instrText>
      </w:r>
      <w:r w:rsidRPr="00B57C83">
        <w:rPr>
          <w:rPrChange w:id="97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 w:rsidRPr="00530354">
        <w:rPr>
          <w:lang w:val="ru-RU"/>
        </w:rPr>
        <w:instrText>Рис</w:instrText>
      </w:r>
      <w:r w:rsidRPr="00B57C83">
        <w:rPr>
          <w:rPrChange w:id="98" w:author="Mat Nepo" w:date="2024-03-25T17:27:00Z" w16du:dateUtc="2024-03-25T14:27:00Z">
            <w:rPr>
              <w:lang w:val="ru-RU"/>
            </w:rPr>
          </w:rPrChange>
        </w:rPr>
        <w:instrText xml:space="preserve">. \* </w:instrText>
      </w:r>
      <w:r>
        <w:instrText>ARABIC</w:instrText>
      </w:r>
      <w:r w:rsidRPr="00B57C83">
        <w:rPr>
          <w:rPrChange w:id="99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fldChar w:fldCharType="separate"/>
      </w:r>
      <w:r w:rsidR="003A73C7">
        <w:rPr>
          <w:noProof/>
        </w:rPr>
        <w:t>33</w:t>
      </w:r>
      <w:r>
        <w:fldChar w:fldCharType="end"/>
      </w:r>
      <w:r w:rsidRPr="00530354">
        <w:t xml:space="preserve"> – </w:t>
      </w:r>
      <w:r w:rsidR="00530354">
        <w:rPr>
          <w:lang w:val="ru-RU"/>
        </w:rPr>
        <w:t>Тестовый</w:t>
      </w:r>
      <w:r w:rsidR="00530354" w:rsidRPr="00530354">
        <w:t xml:space="preserve"> </w:t>
      </w:r>
      <w:r w:rsidR="00530354">
        <w:rPr>
          <w:lang w:val="ru-RU"/>
        </w:rPr>
        <w:t>файл</w:t>
      </w:r>
      <w:r w:rsidR="00530354" w:rsidRPr="00530354">
        <w:t xml:space="preserve"> </w:t>
      </w:r>
      <w:r w:rsidR="00530354">
        <w:t>tb</w:t>
      </w:r>
      <w:r w:rsidR="00530354" w:rsidRPr="00530354">
        <w:t>_</w:t>
      </w:r>
      <w:r w:rsidR="00530354">
        <w:t>lab</w:t>
      </w:r>
      <w:r w:rsidR="00530354" w:rsidRPr="00530354">
        <w:t>_</w:t>
      </w:r>
      <w:r w:rsidR="00530354">
        <w:t>PD</w:t>
      </w:r>
      <w:r w:rsidR="00530354" w:rsidRPr="00530354">
        <w:t>2_</w:t>
      </w:r>
      <w:r w:rsidR="00530354">
        <w:t>top.sv</w:t>
      </w:r>
      <w:bookmarkEnd w:id="94"/>
    </w:p>
    <w:p w14:paraId="5F350B8B" w14:textId="77777777" w:rsidR="00C0653C" w:rsidRPr="00E501CB" w:rsidRDefault="00C0653C" w:rsidP="00C0653C"/>
    <w:p w14:paraId="214DA504" w14:textId="1EE1C62B" w:rsidR="00C13753" w:rsidRPr="001A41F1" w:rsidRDefault="00C13753" w:rsidP="006406F6">
      <w:pPr>
        <w:pStyle w:val="3"/>
        <w:rPr>
          <w:lang w:val="ru-RU"/>
        </w:rPr>
      </w:pPr>
      <w:bookmarkStart w:id="100" w:name="_Toc162461816"/>
      <w:r>
        <w:rPr>
          <w:lang w:val="ru-RU"/>
        </w:rPr>
        <w:lastRenderedPageBreak/>
        <w:t xml:space="preserve">Симуляция средствами </w:t>
      </w:r>
      <w:r>
        <w:t>ModelSim</w:t>
      </w:r>
      <w:bookmarkEnd w:id="100"/>
    </w:p>
    <w:p w14:paraId="64905293" w14:textId="4EADAAF5" w:rsidR="00C30B3C" w:rsidRPr="001A41F1" w:rsidRDefault="00C30B3C" w:rsidP="00C30B3C">
      <w:pPr>
        <w:rPr>
          <w:lang w:val="ru-RU"/>
        </w:rPr>
      </w:pPr>
      <w:r>
        <w:rPr>
          <w:lang w:val="ru-RU"/>
        </w:rPr>
        <w:t>Выполним</w:t>
      </w:r>
      <w:r w:rsidR="001A41F1" w:rsidRPr="001A41F1">
        <w:rPr>
          <w:lang w:val="ru-RU"/>
        </w:rPr>
        <w:t xml:space="preserve"> </w:t>
      </w:r>
      <w:r w:rsidR="001A41F1">
        <w:rPr>
          <w:lang w:val="ru-RU"/>
        </w:rPr>
        <w:t>компиляцию проекта</w:t>
      </w:r>
      <w:r>
        <w:rPr>
          <w:lang w:val="ru-RU"/>
        </w:rPr>
        <w:t xml:space="preserve"> средствами </w:t>
      </w:r>
      <w:r>
        <w:t>ModelSim</w:t>
      </w:r>
      <w:r w:rsidR="001A41F1">
        <w:rPr>
          <w:lang w:val="ru-RU"/>
        </w:rPr>
        <w:t xml:space="preserve">. Для этого запустим </w:t>
      </w:r>
      <w:proofErr w:type="spellStart"/>
      <w:r w:rsidR="001A41F1">
        <w:t>waveLab</w:t>
      </w:r>
      <w:proofErr w:type="spellEnd"/>
      <w:r w:rsidR="00341F8B" w:rsidRPr="00341F8B">
        <w:rPr>
          <w:lang w:val="ru-RU"/>
        </w:rPr>
        <w:t>2</w:t>
      </w:r>
      <w:r w:rsidR="001A41F1" w:rsidRPr="001A41F1">
        <w:rPr>
          <w:lang w:val="ru-RU"/>
        </w:rPr>
        <w:t>.</w:t>
      </w:r>
      <w:r w:rsidR="001A41F1">
        <w:t>do</w:t>
      </w:r>
      <w:r w:rsidR="001A41F1" w:rsidRPr="001A41F1">
        <w:rPr>
          <w:lang w:val="ru-RU"/>
        </w:rPr>
        <w:t xml:space="preserve"> </w:t>
      </w:r>
      <w:r w:rsidR="001A41F1">
        <w:rPr>
          <w:lang w:val="ru-RU"/>
        </w:rPr>
        <w:t>файл:</w:t>
      </w:r>
    </w:p>
    <w:p w14:paraId="2640E55A" w14:textId="105503C4" w:rsidR="00B07A1C" w:rsidRPr="0017120D" w:rsidRDefault="00764C66" w:rsidP="0017120D">
      <w:pPr>
        <w:pStyle w:val="a4"/>
      </w:pPr>
      <w:r>
        <w:rPr>
          <w:noProof/>
        </w:rPr>
        <w:drawing>
          <wp:inline distT="0" distB="0" distL="0" distR="0" wp14:anchorId="287E34FF" wp14:editId="51A23912">
            <wp:extent cx="5940425" cy="2129790"/>
            <wp:effectExtent l="0" t="0" r="3175" b="3810"/>
            <wp:docPr id="180861321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1321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FF34" w14:textId="5FCEF115" w:rsidR="00C30B3C" w:rsidRPr="00F12E76" w:rsidRDefault="00B07A1C" w:rsidP="0017120D">
      <w:pPr>
        <w:pStyle w:val="a4"/>
        <w:rPr>
          <w:lang w:val="ru-RU"/>
        </w:rPr>
      </w:pPr>
      <w:bookmarkStart w:id="101" w:name="_Ref162284485"/>
      <w:bookmarkStart w:id="102" w:name="_Ref162317414"/>
      <w:bookmarkStart w:id="103" w:name="_Toc162461863"/>
      <w:r w:rsidRPr="003A73C7">
        <w:rPr>
          <w:lang w:val="ru-RU"/>
        </w:rPr>
        <w:t xml:space="preserve">Рис. </w:t>
      </w:r>
      <w:r w:rsidRPr="0017120D">
        <w:fldChar w:fldCharType="begin"/>
      </w:r>
      <w:r w:rsidRPr="003A73C7">
        <w:rPr>
          <w:lang w:val="ru-RU"/>
        </w:rPr>
        <w:instrText xml:space="preserve"> </w:instrText>
      </w:r>
      <w:r w:rsidRPr="0017120D">
        <w:instrText>SEQ</w:instrText>
      </w:r>
      <w:r w:rsidRPr="003A73C7">
        <w:rPr>
          <w:lang w:val="ru-RU"/>
        </w:rPr>
        <w:instrText xml:space="preserve"> Рис. \* </w:instrText>
      </w:r>
      <w:r w:rsidRPr="0017120D">
        <w:instrText>ARABIC</w:instrText>
      </w:r>
      <w:r w:rsidRPr="003A73C7">
        <w:rPr>
          <w:lang w:val="ru-RU"/>
        </w:rPr>
        <w:instrText xml:space="preserve"> </w:instrText>
      </w:r>
      <w:r w:rsidRPr="0017120D">
        <w:fldChar w:fldCharType="separate"/>
      </w:r>
      <w:r w:rsidR="003A73C7" w:rsidRPr="003A73C7">
        <w:rPr>
          <w:noProof/>
          <w:lang w:val="ru-RU"/>
        </w:rPr>
        <w:t>34</w:t>
      </w:r>
      <w:r w:rsidRPr="0017120D">
        <w:fldChar w:fldCharType="end"/>
      </w:r>
      <w:bookmarkEnd w:id="101"/>
      <w:r w:rsidRPr="00F12E76">
        <w:rPr>
          <w:lang w:val="ru-RU"/>
        </w:rPr>
        <w:t xml:space="preserve"> – </w:t>
      </w:r>
      <w:r w:rsidR="00212D21">
        <w:rPr>
          <w:lang w:val="ru-RU"/>
        </w:rPr>
        <w:t>Моделирование</w:t>
      </w:r>
      <w:r w:rsidRPr="00F12E76">
        <w:rPr>
          <w:lang w:val="ru-RU"/>
        </w:rPr>
        <w:t xml:space="preserve"> </w:t>
      </w:r>
      <w:r w:rsidR="00212D21">
        <w:rPr>
          <w:lang w:val="ru-RU"/>
        </w:rPr>
        <w:t>проекта средствами</w:t>
      </w:r>
      <w:r w:rsidRPr="00F12E76">
        <w:rPr>
          <w:lang w:val="ru-RU"/>
        </w:rPr>
        <w:t xml:space="preserve"> </w:t>
      </w:r>
      <w:r w:rsidRPr="0017120D">
        <w:t>ModelSim</w:t>
      </w:r>
      <w:bookmarkEnd w:id="102"/>
      <w:bookmarkEnd w:id="103"/>
    </w:p>
    <w:p w14:paraId="29EDFC2B" w14:textId="68F09712" w:rsidR="008C539F" w:rsidRPr="00F12E76" w:rsidRDefault="001A7A1B" w:rsidP="00281BFF">
      <w:pPr>
        <w:rPr>
          <w:b/>
          <w:bCs/>
          <w:lang w:val="ru-RU"/>
        </w:rPr>
      </w:pPr>
      <w:r>
        <w:rPr>
          <w:b/>
          <w:bCs/>
        </w:rPr>
        <w:t>m</w:t>
      </w:r>
      <w:r w:rsidR="00B66EED" w:rsidRPr="00F12E76">
        <w:rPr>
          <w:b/>
          <w:bCs/>
        </w:rPr>
        <w:t>aster</w:t>
      </w:r>
    </w:p>
    <w:p w14:paraId="68D36986" w14:textId="39230FDC" w:rsidR="00B66EED" w:rsidRPr="006C431F" w:rsidRDefault="00D16CA0" w:rsidP="00281BFF">
      <w:pPr>
        <w:rPr>
          <w:lang w:val="ru-RU"/>
        </w:rPr>
      </w:pPr>
      <w:r>
        <w:rPr>
          <w:lang w:val="ru-RU"/>
        </w:rPr>
        <w:t>Формирует записи по неким адресам</w:t>
      </w:r>
      <w:r w:rsidR="002B136A">
        <w:rPr>
          <w:lang w:val="ru-RU"/>
        </w:rPr>
        <w:t xml:space="preserve">. В начале это тот самый адрес </w:t>
      </w:r>
      <w:r w:rsidR="002B136A">
        <w:t>ff</w:t>
      </w:r>
      <w:r w:rsidR="002B136A">
        <w:rPr>
          <w:lang w:val="ru-RU"/>
        </w:rPr>
        <w:t xml:space="preserve">, который является заполнителем, пока не </w:t>
      </w:r>
      <w:r w:rsidR="002D66D2">
        <w:rPr>
          <w:lang w:val="ru-RU"/>
        </w:rPr>
        <w:t>поступит</w:t>
      </w:r>
      <w:r w:rsidR="002B136A">
        <w:rPr>
          <w:lang w:val="ru-RU"/>
        </w:rPr>
        <w:t xml:space="preserve"> обычный адрес</w:t>
      </w:r>
      <w:r w:rsidR="00125371">
        <w:rPr>
          <w:lang w:val="ru-RU"/>
        </w:rPr>
        <w:t xml:space="preserve">. Затем, он начинает формировать запись по 0-му адресу (проходит инициализация + задержка после </w:t>
      </w:r>
      <w:r w:rsidR="00F07206">
        <w:rPr>
          <w:lang w:val="ru-RU"/>
        </w:rPr>
        <w:t>начала мо</w:t>
      </w:r>
      <w:r w:rsidR="002A2659">
        <w:rPr>
          <w:lang w:val="ru-RU"/>
        </w:rPr>
        <w:t>д</w:t>
      </w:r>
      <w:r w:rsidR="00F07206">
        <w:rPr>
          <w:lang w:val="ru-RU"/>
        </w:rPr>
        <w:t>елирования</w:t>
      </w:r>
      <w:r w:rsidR="00125371">
        <w:rPr>
          <w:lang w:val="ru-RU"/>
        </w:rPr>
        <w:t>)</w:t>
      </w:r>
      <w:r w:rsidR="001D78A8">
        <w:rPr>
          <w:lang w:val="ru-RU"/>
        </w:rPr>
        <w:t xml:space="preserve"> По 0-му адресу записываются значения, указанные в </w:t>
      </w:r>
      <w:proofErr w:type="spellStart"/>
      <w:r w:rsidR="001D78A8">
        <w:t>writedata</w:t>
      </w:r>
      <w:proofErr w:type="spellEnd"/>
      <w:r w:rsidR="001D78A8" w:rsidRPr="006C431F">
        <w:rPr>
          <w:lang w:val="ru-RU"/>
        </w:rPr>
        <w:t xml:space="preserve"> (32’</w:t>
      </w:r>
      <w:r w:rsidR="001D78A8">
        <w:t>h</w:t>
      </w:r>
      <w:r w:rsidR="001D78A8" w:rsidRPr="006C431F">
        <w:rPr>
          <w:lang w:val="ru-RU"/>
        </w:rPr>
        <w:t>11223344)</w:t>
      </w:r>
      <w:r w:rsidR="006C431F">
        <w:rPr>
          <w:lang w:val="ru-RU"/>
        </w:rPr>
        <w:t>. 32 разряда выкинуто</w:t>
      </w:r>
    </w:p>
    <w:p w14:paraId="231FE5D6" w14:textId="7B59FB8A" w:rsidR="001A7A1B" w:rsidRPr="00B311DF" w:rsidRDefault="001A7A1B" w:rsidP="00281BFF">
      <w:pPr>
        <w:rPr>
          <w:b/>
          <w:bCs/>
          <w:lang w:val="ru-RU"/>
        </w:rPr>
      </w:pPr>
      <w:r w:rsidRPr="00B311DF">
        <w:rPr>
          <w:b/>
          <w:bCs/>
        </w:rPr>
        <w:t>my</w:t>
      </w:r>
      <w:r w:rsidRPr="00B311DF">
        <w:rPr>
          <w:b/>
          <w:bCs/>
          <w:lang w:val="ru-RU"/>
        </w:rPr>
        <w:t>_</w:t>
      </w:r>
      <w:r w:rsidRPr="00B311DF">
        <w:rPr>
          <w:b/>
          <w:bCs/>
        </w:rPr>
        <w:t>slave</w:t>
      </w:r>
      <w:r w:rsidR="004F1958" w:rsidRPr="00B311DF">
        <w:rPr>
          <w:b/>
          <w:bCs/>
          <w:lang w:val="ru-RU"/>
        </w:rPr>
        <w:t xml:space="preserve"> (8-битный)</w:t>
      </w:r>
    </w:p>
    <w:p w14:paraId="233E54D8" w14:textId="5CE72D42" w:rsidR="00646807" w:rsidRDefault="005E1663" w:rsidP="00646807">
      <w:pPr>
        <w:spacing w:after="240"/>
        <w:rPr>
          <w:lang w:val="ru-RU"/>
        </w:rPr>
      </w:pPr>
      <w:r>
        <w:rPr>
          <w:lang w:val="ru-RU"/>
        </w:rPr>
        <w:t xml:space="preserve">32 разряда было выкинуто, но, поскольку этот </w:t>
      </w:r>
      <w:r>
        <w:t>slave</w:t>
      </w:r>
      <w:r w:rsidRPr="005E1663">
        <w:rPr>
          <w:lang w:val="ru-RU"/>
        </w:rPr>
        <w:t xml:space="preserve"> </w:t>
      </w:r>
      <w:r>
        <w:rPr>
          <w:lang w:val="ru-RU"/>
        </w:rPr>
        <w:t>–</w:t>
      </w:r>
      <w:r w:rsidRPr="005E1663">
        <w:rPr>
          <w:lang w:val="ru-RU"/>
        </w:rPr>
        <w:t xml:space="preserve"> </w:t>
      </w:r>
      <w:r>
        <w:rPr>
          <w:lang w:val="ru-RU"/>
        </w:rPr>
        <w:t>8-битный</w:t>
      </w:r>
      <w:r w:rsidR="00EA51DA">
        <w:rPr>
          <w:lang w:val="ru-RU"/>
        </w:rPr>
        <w:t xml:space="preserve">, у него появляется сигнал </w:t>
      </w:r>
      <w:proofErr w:type="spellStart"/>
      <w:r w:rsidR="00EA51DA">
        <w:t>wr</w:t>
      </w:r>
      <w:proofErr w:type="spellEnd"/>
      <w:r w:rsidR="00EA51DA" w:rsidRPr="00EA51DA">
        <w:rPr>
          <w:lang w:val="ru-RU"/>
        </w:rPr>
        <w:t>1</w:t>
      </w:r>
      <w:r w:rsidR="00EA51DA">
        <w:t>D</w:t>
      </w:r>
      <w:r w:rsidR="005C5D50">
        <w:rPr>
          <w:lang w:val="ru-RU"/>
        </w:rPr>
        <w:t xml:space="preserve"> и начинают формироваться данные (сначала младшие 44, потом 33, потом 22, наконец - 11)</w:t>
      </w:r>
      <w:r w:rsidR="008F3136">
        <w:rPr>
          <w:lang w:val="ru-RU"/>
        </w:rPr>
        <w:t>.</w:t>
      </w:r>
      <w:r w:rsidR="00EB2017">
        <w:rPr>
          <w:lang w:val="ru-RU"/>
        </w:rPr>
        <w:t xml:space="preserve"> Во время этого у </w:t>
      </w:r>
      <w:r w:rsidR="00EB2017">
        <w:t>master</w:t>
      </w:r>
      <w:r w:rsidR="00EB2017" w:rsidRPr="00491900">
        <w:rPr>
          <w:lang w:val="ru-RU"/>
        </w:rPr>
        <w:t xml:space="preserve"> </w:t>
      </w:r>
      <w:r w:rsidR="00EB2017">
        <w:rPr>
          <w:lang w:val="ru-RU"/>
        </w:rPr>
        <w:t xml:space="preserve">возникает сигнал </w:t>
      </w:r>
      <w:proofErr w:type="spellStart"/>
      <w:r w:rsidR="00EB2017">
        <w:t>wr</w:t>
      </w:r>
      <w:proofErr w:type="spellEnd"/>
      <w:r w:rsidR="00EB2017" w:rsidRPr="00EA51DA">
        <w:rPr>
          <w:lang w:val="ru-RU"/>
        </w:rPr>
        <w:t>1</w:t>
      </w:r>
      <w:r w:rsidR="00EB2017">
        <w:t>D</w:t>
      </w:r>
      <w:r w:rsidR="00EB2017">
        <w:rPr>
          <w:lang w:val="ru-RU"/>
        </w:rPr>
        <w:t xml:space="preserve"> (</w:t>
      </w:r>
      <w:r w:rsidR="00EB2017">
        <w:t>wait</w:t>
      </w:r>
      <w:r w:rsidR="00EB2017" w:rsidRPr="00491900">
        <w:rPr>
          <w:lang w:val="ru-RU"/>
        </w:rPr>
        <w:t xml:space="preserve"> </w:t>
      </w:r>
      <w:r w:rsidR="00EB2017">
        <w:t>request</w:t>
      </w:r>
      <w:r w:rsidR="00EB2017">
        <w:rPr>
          <w:lang w:val="ru-RU"/>
        </w:rPr>
        <w:t>).</w:t>
      </w:r>
      <w:r w:rsidR="00491900">
        <w:rPr>
          <w:lang w:val="ru-RU"/>
        </w:rPr>
        <w:t xml:space="preserve"> Это означает, что в то время, пока байты 44, 33, 22, 11 последовательно передаются, </w:t>
      </w:r>
      <w:r w:rsidR="006874D9">
        <w:rPr>
          <w:lang w:val="ru-RU"/>
        </w:rPr>
        <w:t>мастер заторможен. Этот сигнал,</w:t>
      </w:r>
      <w:r w:rsidR="006874D9" w:rsidRPr="006A2B17">
        <w:rPr>
          <w:lang w:val="ru-RU"/>
        </w:rPr>
        <w:t xml:space="preserve"> </w:t>
      </w:r>
      <w:proofErr w:type="spellStart"/>
      <w:r w:rsidR="006874D9">
        <w:t>Wr</w:t>
      </w:r>
      <w:proofErr w:type="spellEnd"/>
      <w:r w:rsidR="006874D9">
        <w:rPr>
          <w:lang w:val="ru-RU"/>
        </w:rPr>
        <w:t>1</w:t>
      </w:r>
      <w:r w:rsidR="006874D9">
        <w:t>D</w:t>
      </w:r>
      <w:r w:rsidR="006874D9">
        <w:rPr>
          <w:lang w:val="ru-RU"/>
        </w:rPr>
        <w:t xml:space="preserve">, сформировала система </w:t>
      </w:r>
      <w:r w:rsidR="006A2B17">
        <w:rPr>
          <w:lang w:val="ru-RU"/>
        </w:rPr>
        <w:t xml:space="preserve">меж соединений (она увидела, что было подано 4 байта = 32 бита и надо притормозить </w:t>
      </w:r>
      <w:r w:rsidR="00806515">
        <w:t>master</w:t>
      </w:r>
      <w:r w:rsidR="00806515">
        <w:rPr>
          <w:lang w:val="ru-RU"/>
        </w:rPr>
        <w:t xml:space="preserve">, пока производится запись этих байтов в 8-битный </w:t>
      </w:r>
      <w:r w:rsidR="00806515">
        <w:t>my</w:t>
      </w:r>
      <w:r w:rsidR="00806515" w:rsidRPr="00806515">
        <w:rPr>
          <w:lang w:val="ru-RU"/>
        </w:rPr>
        <w:t>_</w:t>
      </w:r>
      <w:r w:rsidR="00806515">
        <w:t>slave</w:t>
      </w:r>
      <w:r w:rsidR="006A2B17">
        <w:rPr>
          <w:lang w:val="ru-RU"/>
        </w:rPr>
        <w:t>)</w:t>
      </w:r>
      <w:r w:rsidR="005427B1">
        <w:rPr>
          <w:lang w:val="ru-RU"/>
        </w:rPr>
        <w:t>.</w:t>
      </w:r>
    </w:p>
    <w:p w14:paraId="131A8D14" w14:textId="189C8CCE" w:rsidR="007A6DDA" w:rsidRPr="00B311DF" w:rsidRDefault="007A6DDA" w:rsidP="007A6DDA">
      <w:pPr>
        <w:rPr>
          <w:b/>
          <w:bCs/>
          <w:lang w:val="ru-RU"/>
        </w:rPr>
      </w:pPr>
      <w:r w:rsidRPr="00B311DF">
        <w:rPr>
          <w:b/>
          <w:bCs/>
        </w:rPr>
        <w:t>my</w:t>
      </w:r>
      <w:r w:rsidRPr="00B311DF">
        <w:rPr>
          <w:b/>
          <w:bCs/>
          <w:lang w:val="ru-RU"/>
        </w:rPr>
        <w:t>_</w:t>
      </w:r>
      <w:proofErr w:type="spellStart"/>
      <w:r w:rsidRPr="00B311DF">
        <w:rPr>
          <w:b/>
          <w:bCs/>
        </w:rPr>
        <w:t>slave</w:t>
      </w:r>
      <w:r>
        <w:rPr>
          <w:b/>
          <w:bCs/>
        </w:rPr>
        <w:t>WS</w:t>
      </w:r>
      <w:proofErr w:type="spellEnd"/>
      <w:r w:rsidRPr="00B311DF">
        <w:rPr>
          <w:b/>
          <w:bCs/>
          <w:lang w:val="ru-RU"/>
        </w:rPr>
        <w:t xml:space="preserve"> (</w:t>
      </w:r>
      <w:r w:rsidRPr="003A73C7">
        <w:rPr>
          <w:b/>
          <w:bCs/>
          <w:lang w:val="ru-RU"/>
        </w:rPr>
        <w:t>32</w:t>
      </w:r>
      <w:r w:rsidRPr="00B311DF">
        <w:rPr>
          <w:b/>
          <w:bCs/>
          <w:lang w:val="ru-RU"/>
        </w:rPr>
        <w:t>-битный)</w:t>
      </w:r>
    </w:p>
    <w:p w14:paraId="05320AD7" w14:textId="673ACC6C" w:rsidR="005427B1" w:rsidRDefault="005427B1" w:rsidP="00646807">
      <w:pPr>
        <w:spacing w:after="240"/>
        <w:rPr>
          <w:lang w:val="ru-RU"/>
        </w:rPr>
      </w:pPr>
      <w:r>
        <w:rPr>
          <w:lang w:val="ru-RU"/>
        </w:rPr>
        <w:t xml:space="preserve">Далее осуществляется «пустой» цикл (со значениями </w:t>
      </w:r>
      <w:r>
        <w:t>ff</w:t>
      </w:r>
      <w:r>
        <w:rPr>
          <w:lang w:val="ru-RU"/>
        </w:rPr>
        <w:t xml:space="preserve">). После этого </w:t>
      </w:r>
      <w:r>
        <w:t>master</w:t>
      </w:r>
      <w:r w:rsidRPr="005427B1">
        <w:rPr>
          <w:lang w:val="ru-RU"/>
        </w:rPr>
        <w:t xml:space="preserve"> </w:t>
      </w:r>
      <w:r>
        <w:rPr>
          <w:lang w:val="ru-RU"/>
        </w:rPr>
        <w:t>осуществляет запись по адресу = 4</w:t>
      </w:r>
      <w:r w:rsidR="008C6BEE">
        <w:rPr>
          <w:lang w:val="ru-RU"/>
        </w:rPr>
        <w:t xml:space="preserve"> (</w:t>
      </w:r>
      <w:r w:rsidR="00B83747">
        <w:rPr>
          <w:lang w:val="ru-RU"/>
        </w:rPr>
        <w:t xml:space="preserve">значение </w:t>
      </w:r>
      <w:proofErr w:type="spellStart"/>
      <w:r w:rsidR="008C6BEE">
        <w:t>writedata</w:t>
      </w:r>
      <w:proofErr w:type="spellEnd"/>
      <w:r w:rsidR="008C6BEE" w:rsidRPr="008C6BEE">
        <w:rPr>
          <w:lang w:val="ru-RU"/>
        </w:rPr>
        <w:t xml:space="preserve"> = </w:t>
      </w:r>
      <w:r w:rsidR="00071840">
        <w:rPr>
          <w:lang w:val="ru-RU"/>
        </w:rPr>
        <w:t>32</w:t>
      </w:r>
      <w:r w:rsidR="00071840" w:rsidRPr="00F141DA">
        <w:rPr>
          <w:lang w:val="ru-RU"/>
        </w:rPr>
        <w:t>’</w:t>
      </w:r>
      <w:r w:rsidR="00071840">
        <w:t>h</w:t>
      </w:r>
      <w:r w:rsidR="00071840" w:rsidRPr="00F141DA">
        <w:rPr>
          <w:lang w:val="ru-RU"/>
        </w:rPr>
        <w:t>0000</w:t>
      </w:r>
      <w:proofErr w:type="spellStart"/>
      <w:r w:rsidR="00071840">
        <w:t>eeee</w:t>
      </w:r>
      <w:proofErr w:type="spellEnd"/>
      <w:r w:rsidR="008C6BEE">
        <w:rPr>
          <w:lang w:val="ru-RU"/>
        </w:rPr>
        <w:t>)</w:t>
      </w:r>
      <w:r w:rsidR="00562BB4">
        <w:rPr>
          <w:lang w:val="ru-RU"/>
        </w:rPr>
        <w:t xml:space="preserve">. Здесь заметим, что </w:t>
      </w:r>
      <w:r w:rsidR="00D03DB1">
        <w:rPr>
          <w:lang w:val="ru-RU"/>
        </w:rPr>
        <w:t xml:space="preserve">8-битный </w:t>
      </w:r>
      <w:r w:rsidR="00D03DB1">
        <w:t>my</w:t>
      </w:r>
      <w:r w:rsidR="00D03DB1" w:rsidRPr="00111CF2">
        <w:rPr>
          <w:lang w:val="ru-RU"/>
        </w:rPr>
        <w:t>_</w:t>
      </w:r>
      <w:r w:rsidR="00D03DB1">
        <w:t>slave</w:t>
      </w:r>
      <w:r w:rsidR="00D03DB1" w:rsidRPr="00111CF2">
        <w:rPr>
          <w:lang w:val="ru-RU"/>
        </w:rPr>
        <w:t xml:space="preserve"> </w:t>
      </w:r>
      <w:r w:rsidR="00D03DB1">
        <w:rPr>
          <w:lang w:val="ru-RU"/>
        </w:rPr>
        <w:t xml:space="preserve">получает </w:t>
      </w:r>
      <w:r w:rsidR="00111CF2">
        <w:rPr>
          <w:lang w:val="ru-RU"/>
        </w:rPr>
        <w:t xml:space="preserve">данные в виде </w:t>
      </w:r>
      <w:r w:rsidR="00111CF2" w:rsidRPr="00873607">
        <w:rPr>
          <w:lang w:val="ru-RU"/>
        </w:rPr>
        <w:t>`</w:t>
      </w:r>
      <w:proofErr w:type="spellStart"/>
      <w:r w:rsidR="00111CF2">
        <w:t>ee</w:t>
      </w:r>
      <w:proofErr w:type="spellEnd"/>
      <w:r w:rsidR="00111CF2" w:rsidRPr="00873607">
        <w:rPr>
          <w:lang w:val="ru-RU"/>
        </w:rPr>
        <w:t>`</w:t>
      </w:r>
      <w:r w:rsidR="00111CF2">
        <w:rPr>
          <w:lang w:val="ru-RU"/>
        </w:rPr>
        <w:t xml:space="preserve">, но </w:t>
      </w:r>
      <w:r w:rsidR="00873607">
        <w:rPr>
          <w:lang w:val="ru-RU"/>
        </w:rPr>
        <w:t xml:space="preserve">у него нету никакого признака </w:t>
      </w:r>
      <w:r w:rsidR="00873607">
        <w:t>write</w:t>
      </w:r>
      <w:r w:rsidR="00873607">
        <w:rPr>
          <w:lang w:val="ru-RU"/>
        </w:rPr>
        <w:t>, в отличие от 2-го (32-битного)</w:t>
      </w:r>
      <w:r w:rsidR="00873607" w:rsidRPr="003F7399">
        <w:rPr>
          <w:lang w:val="ru-RU"/>
        </w:rPr>
        <w:t xml:space="preserve"> </w:t>
      </w:r>
      <w:r w:rsidR="00873607">
        <w:t>my</w:t>
      </w:r>
      <w:r w:rsidR="00873607" w:rsidRPr="003F7399">
        <w:rPr>
          <w:lang w:val="ru-RU"/>
        </w:rPr>
        <w:t>_</w:t>
      </w:r>
      <w:proofErr w:type="spellStart"/>
      <w:r w:rsidR="00873607">
        <w:t>slaveWS</w:t>
      </w:r>
      <w:proofErr w:type="spellEnd"/>
      <w:r w:rsidR="008264C7" w:rsidRPr="008264C7">
        <w:rPr>
          <w:lang w:val="ru-RU"/>
        </w:rPr>
        <w:t xml:space="preserve">. </w:t>
      </w:r>
      <w:r w:rsidR="008264C7">
        <w:rPr>
          <w:lang w:val="ru-RU"/>
        </w:rPr>
        <w:t xml:space="preserve">Соответственно, только </w:t>
      </w:r>
      <w:proofErr w:type="gramStart"/>
      <w:r w:rsidR="008264C7">
        <w:rPr>
          <w:lang w:val="ru-RU"/>
        </w:rPr>
        <w:t>2-ой</w:t>
      </w:r>
      <w:proofErr w:type="gramEnd"/>
      <w:r w:rsidR="008264C7">
        <w:rPr>
          <w:lang w:val="ru-RU"/>
        </w:rPr>
        <w:t xml:space="preserve"> </w:t>
      </w:r>
      <w:r w:rsidR="008264C7">
        <w:t>slave</w:t>
      </w:r>
      <w:r w:rsidR="008264C7" w:rsidRPr="008264C7">
        <w:rPr>
          <w:lang w:val="ru-RU"/>
        </w:rPr>
        <w:t xml:space="preserve"> </w:t>
      </w:r>
      <w:r w:rsidR="008264C7">
        <w:rPr>
          <w:lang w:val="ru-RU"/>
        </w:rPr>
        <w:t xml:space="preserve">получит значения, но </w:t>
      </w:r>
      <w:r w:rsidR="00B201FC">
        <w:rPr>
          <w:lang w:val="ru-RU"/>
        </w:rPr>
        <w:t xml:space="preserve">он </w:t>
      </w:r>
      <w:r w:rsidR="008264C7">
        <w:rPr>
          <w:lang w:val="ru-RU"/>
        </w:rPr>
        <w:t xml:space="preserve">зафиксирует эти значения только в тот момент, когда </w:t>
      </w:r>
      <w:r w:rsidR="008264C7">
        <w:t>master</w:t>
      </w:r>
      <w:r w:rsidR="008264C7">
        <w:rPr>
          <w:lang w:val="ru-RU"/>
        </w:rPr>
        <w:t xml:space="preserve"> перестанет подавать сигнал</w:t>
      </w:r>
      <w:r w:rsidR="008264C7" w:rsidRPr="008264C7">
        <w:rPr>
          <w:lang w:val="ru-RU"/>
        </w:rPr>
        <w:t xml:space="preserve"> </w:t>
      </w:r>
      <w:proofErr w:type="spellStart"/>
      <w:r w:rsidR="008264C7">
        <w:t>waitrequest</w:t>
      </w:r>
      <w:proofErr w:type="spellEnd"/>
      <w:r w:rsidR="008626B2">
        <w:rPr>
          <w:lang w:val="ru-RU"/>
        </w:rPr>
        <w:t xml:space="preserve">. В этот момент произойдёт фиксация этих значений и </w:t>
      </w:r>
      <w:r w:rsidR="008626B2">
        <w:t>master</w:t>
      </w:r>
      <w:r w:rsidR="008626B2" w:rsidRPr="008626B2">
        <w:rPr>
          <w:lang w:val="ru-RU"/>
        </w:rPr>
        <w:t xml:space="preserve"> </w:t>
      </w:r>
      <w:r w:rsidR="008626B2">
        <w:rPr>
          <w:lang w:val="ru-RU"/>
        </w:rPr>
        <w:t xml:space="preserve">перейдёт в состояние </w:t>
      </w:r>
      <w:r w:rsidR="008626B2">
        <w:t>ended</w:t>
      </w:r>
      <w:r w:rsidR="00E66E37">
        <w:rPr>
          <w:lang w:val="ru-RU"/>
        </w:rPr>
        <w:t>.</w:t>
      </w:r>
    </w:p>
    <w:p w14:paraId="2353174D" w14:textId="7939CED7" w:rsidR="008A7D7D" w:rsidRPr="0099118B" w:rsidRDefault="008A7D7D" w:rsidP="00646807">
      <w:pPr>
        <w:spacing w:after="240"/>
        <w:rPr>
          <w:lang w:val="ru-RU"/>
        </w:rPr>
      </w:pPr>
      <w:r>
        <w:rPr>
          <w:lang w:val="ru-RU"/>
        </w:rPr>
        <w:t>Таким образом, происходит</w:t>
      </w:r>
      <w:r w:rsidR="00E03667">
        <w:rPr>
          <w:lang w:val="ru-RU"/>
        </w:rPr>
        <w:t xml:space="preserve"> последовательная</w:t>
      </w:r>
      <w:r>
        <w:rPr>
          <w:lang w:val="ru-RU"/>
        </w:rPr>
        <w:t xml:space="preserve"> передача в режиме </w:t>
      </w:r>
      <w:r w:rsidR="005542DD">
        <w:t>little</w:t>
      </w:r>
      <w:r w:rsidR="005542DD" w:rsidRPr="005542DD">
        <w:rPr>
          <w:lang w:val="ru-RU"/>
        </w:rPr>
        <w:t xml:space="preserve"> </w:t>
      </w:r>
      <w:r w:rsidR="005542DD">
        <w:t>endian</w:t>
      </w:r>
      <w:r w:rsidR="005542DD" w:rsidRPr="005542DD">
        <w:rPr>
          <w:lang w:val="ru-RU"/>
        </w:rPr>
        <w:t xml:space="preserve"> </w:t>
      </w:r>
      <w:r w:rsidR="005542DD">
        <w:rPr>
          <w:lang w:val="ru-RU"/>
        </w:rPr>
        <w:t xml:space="preserve">32-битных данных с выставлением </w:t>
      </w:r>
      <w:proofErr w:type="spellStart"/>
      <w:r w:rsidR="005542DD">
        <w:t>waitrequest</w:t>
      </w:r>
      <w:proofErr w:type="spellEnd"/>
      <w:r w:rsidR="005542DD" w:rsidRPr="005542DD">
        <w:rPr>
          <w:lang w:val="ru-RU"/>
        </w:rPr>
        <w:t>’</w:t>
      </w:r>
      <w:r w:rsidR="005542DD">
        <w:rPr>
          <w:lang w:val="ru-RU"/>
        </w:rPr>
        <w:t>а</w:t>
      </w:r>
      <w:r w:rsidR="00910B71">
        <w:rPr>
          <w:lang w:val="ru-RU"/>
        </w:rPr>
        <w:t>. Проис</w:t>
      </w:r>
      <w:r w:rsidR="00B41FD8">
        <w:rPr>
          <w:lang w:val="ru-RU"/>
        </w:rPr>
        <w:t xml:space="preserve">ходит </w:t>
      </w:r>
      <w:r w:rsidR="00375B3B">
        <w:rPr>
          <w:lang w:val="ru-RU"/>
        </w:rPr>
        <w:t xml:space="preserve">выставление </w:t>
      </w:r>
      <w:proofErr w:type="spellStart"/>
      <w:r w:rsidR="00375B3B">
        <w:t>waitrequest</w:t>
      </w:r>
      <w:proofErr w:type="spellEnd"/>
      <w:r w:rsidR="00375B3B" w:rsidRPr="005542DD">
        <w:rPr>
          <w:lang w:val="ru-RU"/>
        </w:rPr>
        <w:t>’</w:t>
      </w:r>
      <w:r w:rsidR="00375B3B">
        <w:rPr>
          <w:lang w:val="ru-RU"/>
        </w:rPr>
        <w:t xml:space="preserve">а также и в режиме </w:t>
      </w:r>
      <w:r w:rsidR="00375B3B">
        <w:t>big</w:t>
      </w:r>
      <w:r w:rsidR="00375B3B" w:rsidRPr="005542DD">
        <w:rPr>
          <w:lang w:val="ru-RU"/>
        </w:rPr>
        <w:t xml:space="preserve"> </w:t>
      </w:r>
      <w:r w:rsidR="00375B3B">
        <w:t>endian</w:t>
      </w:r>
      <w:r w:rsidR="00452B13">
        <w:rPr>
          <w:lang w:val="ru-RU"/>
        </w:rPr>
        <w:t>, но уже по</w:t>
      </w:r>
      <w:r w:rsidR="005A2A9B">
        <w:rPr>
          <w:lang w:val="ru-RU"/>
        </w:rPr>
        <w:t xml:space="preserve"> инициативе</w:t>
      </w:r>
      <w:r w:rsidR="00452B13">
        <w:rPr>
          <w:lang w:val="ru-RU"/>
        </w:rPr>
        <w:t xml:space="preserve"> </w:t>
      </w:r>
      <w:r w:rsidR="007A29C6">
        <w:t>slave</w:t>
      </w:r>
      <w:r w:rsidR="00F56C18">
        <w:rPr>
          <w:lang w:val="ru-RU"/>
        </w:rPr>
        <w:t xml:space="preserve"> (32-битного)</w:t>
      </w:r>
      <w:r w:rsidR="008D53CD" w:rsidRPr="008D53CD">
        <w:rPr>
          <w:lang w:val="ru-RU"/>
        </w:rPr>
        <w:t>.</w:t>
      </w:r>
    </w:p>
    <w:p w14:paraId="57C0DD69" w14:textId="6BE9C9F4" w:rsidR="006406F6" w:rsidRPr="006406F6" w:rsidRDefault="006406F6" w:rsidP="0047773B">
      <w:pPr>
        <w:pStyle w:val="2"/>
        <w:numPr>
          <w:ilvl w:val="1"/>
          <w:numId w:val="11"/>
        </w:numPr>
        <w:rPr>
          <w:lang w:val="ru-RU"/>
        </w:rPr>
      </w:pPr>
      <w:bookmarkStart w:id="104" w:name="_Toc162461817"/>
      <w:r>
        <w:rPr>
          <w:lang w:val="ru-RU"/>
        </w:rPr>
        <w:lastRenderedPageBreak/>
        <w:t xml:space="preserve">Тестирование средствами </w:t>
      </w:r>
      <w:r>
        <w:t>Signal</w:t>
      </w:r>
      <w:r w:rsidRPr="006406F6">
        <w:rPr>
          <w:lang w:val="ru-RU"/>
        </w:rPr>
        <w:t xml:space="preserve"> </w:t>
      </w:r>
      <w:r>
        <w:t>Tap</w:t>
      </w:r>
      <w:r w:rsidRPr="006406F6">
        <w:rPr>
          <w:lang w:val="ru-RU"/>
        </w:rPr>
        <w:t xml:space="preserve"> </w:t>
      </w:r>
      <w:r>
        <w:t>II</w:t>
      </w:r>
      <w:bookmarkEnd w:id="104"/>
    </w:p>
    <w:p w14:paraId="75E5E8D8" w14:textId="07DD8195" w:rsidR="00571D40" w:rsidRDefault="00571D40" w:rsidP="006406F6">
      <w:pPr>
        <w:pStyle w:val="3"/>
        <w:rPr>
          <w:lang w:val="ru-RU"/>
        </w:rPr>
      </w:pPr>
      <w:bookmarkStart w:id="105" w:name="_Toc162461818"/>
      <w:r>
        <w:rPr>
          <w:lang w:val="ru-RU"/>
        </w:rPr>
        <w:t>Создание файла для отладки</w:t>
      </w:r>
      <w:bookmarkEnd w:id="105"/>
    </w:p>
    <w:p w14:paraId="3F1361E6" w14:textId="58D7317D" w:rsidR="00571D40" w:rsidRPr="008528FD" w:rsidRDefault="009C668E" w:rsidP="00E2024B">
      <w:pPr>
        <w:spacing w:after="240"/>
        <w:rPr>
          <w:lang w:val="ru-RU"/>
        </w:rPr>
      </w:pPr>
      <w:r>
        <w:rPr>
          <w:lang w:val="ru-RU"/>
        </w:rPr>
        <w:t xml:space="preserve">Создадим файл </w:t>
      </w:r>
      <w:proofErr w:type="spellStart"/>
      <w:r>
        <w:t>db</w:t>
      </w:r>
      <w:proofErr w:type="spellEnd"/>
      <w:r w:rsidRPr="008528FD">
        <w:rPr>
          <w:lang w:val="ru-RU"/>
        </w:rPr>
        <w:t>_</w:t>
      </w:r>
      <w:r>
        <w:t>lab</w:t>
      </w:r>
      <w:r w:rsidRPr="008528FD">
        <w:rPr>
          <w:lang w:val="ru-RU"/>
        </w:rPr>
        <w:t>_</w:t>
      </w:r>
      <w:r>
        <w:t>PD</w:t>
      </w:r>
      <w:r w:rsidR="00F77F19" w:rsidRPr="00BB6913">
        <w:rPr>
          <w:lang w:val="ru-RU"/>
        </w:rPr>
        <w:t>3</w:t>
      </w:r>
      <w:r w:rsidRPr="008528FD">
        <w:rPr>
          <w:lang w:val="ru-RU"/>
        </w:rPr>
        <w:t>_</w:t>
      </w:r>
      <w:r>
        <w:t>top</w:t>
      </w:r>
      <w:r w:rsidRPr="008528FD">
        <w:rPr>
          <w:lang w:val="ru-RU"/>
        </w:rPr>
        <w:t>.</w:t>
      </w:r>
      <w:proofErr w:type="spellStart"/>
      <w:r>
        <w:t>sv</w:t>
      </w:r>
      <w:proofErr w:type="spellEnd"/>
      <w:r w:rsidRPr="008528FD">
        <w:rPr>
          <w:lang w:val="ru-RU"/>
        </w:rPr>
        <w:t xml:space="preserve"> </w:t>
      </w:r>
      <w:r>
        <w:rPr>
          <w:lang w:val="ru-RU"/>
        </w:rPr>
        <w:t xml:space="preserve">для отладки модуля </w:t>
      </w:r>
      <w:r>
        <w:t>lab</w:t>
      </w:r>
      <w:r w:rsidRPr="009C668E">
        <w:rPr>
          <w:lang w:val="ru-RU"/>
        </w:rPr>
        <w:t>_</w:t>
      </w:r>
      <w:r>
        <w:t>PD</w:t>
      </w:r>
      <w:r w:rsidR="00674AAA" w:rsidRPr="00BB6913">
        <w:rPr>
          <w:lang w:val="ru-RU"/>
        </w:rPr>
        <w:t>3</w:t>
      </w:r>
      <w:r w:rsidRPr="009C668E">
        <w:rPr>
          <w:lang w:val="ru-RU"/>
        </w:rPr>
        <w:t>_</w:t>
      </w:r>
      <w:r>
        <w:t>top</w:t>
      </w:r>
      <w:r w:rsidR="008528FD" w:rsidRPr="008528FD">
        <w:rPr>
          <w:lang w:val="ru-RU"/>
        </w:rPr>
        <w:t>:</w:t>
      </w:r>
    </w:p>
    <w:p w14:paraId="107066A8" w14:textId="5E1F1377" w:rsidR="008528FD" w:rsidRPr="00BB6913" w:rsidRDefault="00BB6913" w:rsidP="001643DA">
      <w:pPr>
        <w:pStyle w:val="a4"/>
        <w:rPr>
          <w:lang w:val="ru-RU"/>
        </w:rPr>
      </w:pPr>
      <w:r w:rsidRPr="00BB6913">
        <w:rPr>
          <w:noProof/>
          <w:lang w:val="ru-RU"/>
        </w:rPr>
        <w:drawing>
          <wp:inline distT="0" distB="0" distL="0" distR="0" wp14:anchorId="693AA667" wp14:editId="6535114B">
            <wp:extent cx="4019448" cy="1910258"/>
            <wp:effectExtent l="0" t="0" r="635" b="0"/>
            <wp:docPr id="16667653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653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5459" cy="191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B883" w14:textId="1E498FEB" w:rsidR="009C668E" w:rsidRPr="00E501CB" w:rsidRDefault="008528FD" w:rsidP="001643DA">
      <w:pPr>
        <w:pStyle w:val="a4"/>
        <w:rPr>
          <w:lang w:val="ru-RU"/>
        </w:rPr>
      </w:pPr>
      <w:bookmarkStart w:id="106" w:name="_Toc162461864"/>
      <w:r w:rsidRPr="008528FD">
        <w:rPr>
          <w:lang w:val="ru-RU"/>
        </w:rPr>
        <w:t xml:space="preserve">Рис. </w:t>
      </w:r>
      <w:r>
        <w:fldChar w:fldCharType="begin"/>
      </w:r>
      <w:r w:rsidRPr="008528FD">
        <w:rPr>
          <w:lang w:val="ru-RU"/>
        </w:rPr>
        <w:instrText xml:space="preserve"> </w:instrText>
      </w:r>
      <w:r>
        <w:instrText>SEQ</w:instrText>
      </w:r>
      <w:r w:rsidRPr="008528FD">
        <w:rPr>
          <w:lang w:val="ru-RU"/>
        </w:rPr>
        <w:instrText xml:space="preserve"> Рис. \* </w:instrText>
      </w:r>
      <w:r>
        <w:instrText>ARABIC</w:instrText>
      </w:r>
      <w:r w:rsidRPr="008528FD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35</w:t>
      </w:r>
      <w:r>
        <w:fldChar w:fldCharType="end"/>
      </w:r>
      <w:r w:rsidRPr="008528FD">
        <w:rPr>
          <w:lang w:val="ru-RU"/>
        </w:rPr>
        <w:t xml:space="preserve"> – </w:t>
      </w:r>
      <w:r>
        <w:rPr>
          <w:lang w:val="ru-RU"/>
        </w:rPr>
        <w:t>Файл для отладки модуля верхнего уровня</w:t>
      </w:r>
      <w:bookmarkEnd w:id="106"/>
    </w:p>
    <w:p w14:paraId="07D66BA1" w14:textId="3DDFC767" w:rsidR="00697D1D" w:rsidRDefault="00697D1D" w:rsidP="00697D1D">
      <w:pPr>
        <w:rPr>
          <w:lang w:val="ru-RU"/>
        </w:rPr>
      </w:pPr>
      <w:r>
        <w:rPr>
          <w:lang w:val="ru-RU"/>
        </w:rPr>
        <w:t>Создадим</w:t>
      </w:r>
      <w:r w:rsidRPr="00A228EE">
        <w:rPr>
          <w:lang w:val="ru-RU"/>
        </w:rPr>
        <w:t xml:space="preserve"> </w:t>
      </w:r>
      <w:r>
        <w:rPr>
          <w:lang w:val="ru-RU"/>
        </w:rPr>
        <w:t>модуль</w:t>
      </w:r>
      <w:r w:rsidRPr="00A228EE">
        <w:rPr>
          <w:lang w:val="ru-RU"/>
        </w:rPr>
        <w:t xml:space="preserve"> </w:t>
      </w:r>
      <w:r>
        <w:t>ISSPE</w:t>
      </w:r>
      <w:r w:rsidR="00A228EE" w:rsidRPr="00A228EE">
        <w:rPr>
          <w:lang w:val="ru-RU"/>
        </w:rPr>
        <w:t xml:space="preserve">, </w:t>
      </w:r>
      <w:r w:rsidR="00A228EE">
        <w:rPr>
          <w:lang w:val="ru-RU"/>
        </w:rPr>
        <w:t>укажем</w:t>
      </w:r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>файл</w:t>
      </w:r>
      <w:r w:rsidR="00A228EE" w:rsidRPr="00A228EE">
        <w:rPr>
          <w:lang w:val="ru-RU"/>
        </w:rPr>
        <w:t xml:space="preserve"> </w:t>
      </w:r>
      <w:proofErr w:type="spellStart"/>
      <w:r w:rsidR="00A228EE">
        <w:t>db</w:t>
      </w:r>
      <w:proofErr w:type="spellEnd"/>
      <w:r w:rsidR="00A228EE" w:rsidRPr="00A228EE">
        <w:rPr>
          <w:lang w:val="ru-RU"/>
        </w:rPr>
        <w:t>_</w:t>
      </w:r>
      <w:r w:rsidR="00A228EE">
        <w:t>lab</w:t>
      </w:r>
      <w:r w:rsidR="00A228EE" w:rsidRPr="00A228EE">
        <w:rPr>
          <w:lang w:val="ru-RU"/>
        </w:rPr>
        <w:t>_</w:t>
      </w:r>
      <w:r w:rsidR="00A228EE">
        <w:t>PD</w:t>
      </w:r>
      <w:r w:rsidR="00A228EE" w:rsidRPr="00A228EE">
        <w:rPr>
          <w:lang w:val="ru-RU"/>
        </w:rPr>
        <w:t>3_</w:t>
      </w:r>
      <w:r w:rsidR="00A228EE">
        <w:t>top</w:t>
      </w:r>
      <w:r w:rsidR="00A228EE" w:rsidRPr="00A228EE">
        <w:rPr>
          <w:lang w:val="ru-RU"/>
        </w:rPr>
        <w:t>.</w:t>
      </w:r>
      <w:proofErr w:type="spellStart"/>
      <w:r w:rsidR="00A228EE">
        <w:t>sv</w:t>
      </w:r>
      <w:proofErr w:type="spellEnd"/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>файлом</w:t>
      </w:r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>верхнего</w:t>
      </w:r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>уровня</w:t>
      </w:r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>и</w:t>
      </w:r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 xml:space="preserve">убедимся в том, что схема, получаемая </w:t>
      </w:r>
      <w:r w:rsidR="0018702F">
        <w:rPr>
          <w:lang w:val="ru-RU"/>
        </w:rPr>
        <w:t>в результате компиляции,</w:t>
      </w:r>
      <w:r w:rsidR="00A228EE">
        <w:rPr>
          <w:lang w:val="ru-RU"/>
        </w:rPr>
        <w:t xml:space="preserve"> будет верной</w:t>
      </w:r>
      <w:r w:rsidR="00E80700">
        <w:rPr>
          <w:lang w:val="ru-RU"/>
        </w:rPr>
        <w:t>:</w:t>
      </w:r>
    </w:p>
    <w:p w14:paraId="66B3F7BB" w14:textId="77777777" w:rsidR="00015967" w:rsidRDefault="00015967" w:rsidP="00015967">
      <w:pPr>
        <w:pStyle w:val="a4"/>
      </w:pPr>
      <w:r w:rsidRPr="00015967">
        <w:rPr>
          <w:noProof/>
        </w:rPr>
        <w:drawing>
          <wp:inline distT="0" distB="0" distL="0" distR="0" wp14:anchorId="4E94D4EA" wp14:editId="1DEECF05">
            <wp:extent cx="5940425" cy="993775"/>
            <wp:effectExtent l="0" t="0" r="3175" b="0"/>
            <wp:docPr id="2142500048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00048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7C8A" w14:textId="6D8A22A5" w:rsidR="00E80700" w:rsidRPr="006731AE" w:rsidRDefault="00015967" w:rsidP="00015967">
      <w:pPr>
        <w:pStyle w:val="a4"/>
        <w:rPr>
          <w:lang w:val="ru-RU"/>
        </w:rPr>
      </w:pPr>
      <w:bookmarkStart w:id="107" w:name="_Toc162461865"/>
      <w:r w:rsidRPr="006731AE">
        <w:rPr>
          <w:lang w:val="ru-RU"/>
        </w:rPr>
        <w:t xml:space="preserve">Рис. </w:t>
      </w:r>
      <w:r>
        <w:fldChar w:fldCharType="begin"/>
      </w:r>
      <w:r w:rsidRPr="006731AE">
        <w:rPr>
          <w:lang w:val="ru-RU"/>
        </w:rPr>
        <w:instrText xml:space="preserve"> </w:instrText>
      </w:r>
      <w:r>
        <w:instrText>SEQ</w:instrText>
      </w:r>
      <w:r w:rsidRPr="006731AE">
        <w:rPr>
          <w:lang w:val="ru-RU"/>
        </w:rPr>
        <w:instrText xml:space="preserve"> Рис. \* </w:instrText>
      </w:r>
      <w:r>
        <w:instrText>ARABIC</w:instrText>
      </w:r>
      <w:r w:rsidRPr="006731AE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36</w:t>
      </w:r>
      <w:r>
        <w:fldChar w:fldCharType="end"/>
      </w:r>
      <w:r w:rsidRPr="006731AE">
        <w:rPr>
          <w:lang w:val="ru-RU"/>
        </w:rPr>
        <w:t xml:space="preserve"> – </w:t>
      </w:r>
      <w:r w:rsidR="00E501CB">
        <w:rPr>
          <w:lang w:val="ru-RU"/>
        </w:rPr>
        <w:t xml:space="preserve">Схема проекта с добавлением </w:t>
      </w:r>
      <w:r w:rsidR="00E501CB">
        <w:t>SP</w:t>
      </w:r>
      <w:r w:rsidR="00E501CB" w:rsidRPr="006731AE">
        <w:rPr>
          <w:lang w:val="ru-RU"/>
        </w:rPr>
        <w:t>_</w:t>
      </w:r>
      <w:r w:rsidR="00E501CB">
        <w:t>unit</w:t>
      </w:r>
      <w:r w:rsidR="00E501CB" w:rsidRPr="006731AE">
        <w:rPr>
          <w:lang w:val="ru-RU"/>
        </w:rPr>
        <w:t xml:space="preserve"> </w:t>
      </w:r>
      <w:r w:rsidR="00E501CB">
        <w:rPr>
          <w:lang w:val="ru-RU"/>
        </w:rPr>
        <w:t xml:space="preserve">в </w:t>
      </w:r>
      <w:r w:rsidR="00E501CB">
        <w:t>RTL</w:t>
      </w:r>
      <w:r w:rsidR="00E501CB" w:rsidRPr="0011345D">
        <w:rPr>
          <w:lang w:val="ru-RU"/>
        </w:rPr>
        <w:t xml:space="preserve"> </w:t>
      </w:r>
      <w:r w:rsidR="00E501CB">
        <w:t>Viewer</w:t>
      </w:r>
      <w:bookmarkEnd w:id="107"/>
    </w:p>
    <w:p w14:paraId="69E0A0C6" w14:textId="5220D0EB" w:rsidR="006731AE" w:rsidRPr="006731AE" w:rsidRDefault="006731AE" w:rsidP="0055290F">
      <w:pPr>
        <w:spacing w:after="240"/>
        <w:rPr>
          <w:lang w:val="ru-RU"/>
        </w:rPr>
      </w:pPr>
      <w:r>
        <w:rPr>
          <w:lang w:val="ru-RU"/>
        </w:rPr>
        <w:t xml:space="preserve">Как видно из схемы </w:t>
      </w:r>
      <w:r>
        <w:t>SP</w:t>
      </w:r>
      <w:r w:rsidRPr="006731AE">
        <w:rPr>
          <w:lang w:val="ru-RU"/>
        </w:rPr>
        <w:t>_</w:t>
      </w:r>
      <w:r>
        <w:t>unit</w:t>
      </w:r>
      <w:r w:rsidRPr="006731AE">
        <w:rPr>
          <w:lang w:val="ru-RU"/>
        </w:rPr>
        <w:t xml:space="preserve"> </w:t>
      </w:r>
      <w:r>
        <w:rPr>
          <w:lang w:val="ru-RU"/>
        </w:rPr>
        <w:t>добавлен корректно</w:t>
      </w:r>
      <w:r w:rsidR="0055290F">
        <w:rPr>
          <w:lang w:val="ru-RU"/>
        </w:rPr>
        <w:t>.</w:t>
      </w:r>
    </w:p>
    <w:p w14:paraId="7BD77473" w14:textId="7C12BCE7" w:rsidR="00571D40" w:rsidRPr="00571D40" w:rsidRDefault="00571D40" w:rsidP="006406F6">
      <w:pPr>
        <w:pStyle w:val="3"/>
        <w:rPr>
          <w:lang w:val="ru-RU"/>
        </w:rPr>
      </w:pPr>
      <w:bookmarkStart w:id="108" w:name="_Toc162461819"/>
      <w:r w:rsidRPr="00571D40">
        <w:rPr>
          <w:lang w:val="ru-RU"/>
        </w:rPr>
        <w:t xml:space="preserve">Настройка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08"/>
    </w:p>
    <w:p w14:paraId="67DF790A" w14:textId="31B9F1A2" w:rsidR="00427394" w:rsidRDefault="00427394" w:rsidP="00571D40">
      <w:pPr>
        <w:rPr>
          <w:lang w:val="ru-RU"/>
        </w:rPr>
      </w:pPr>
      <w:r>
        <w:rPr>
          <w:lang w:val="ru-RU"/>
        </w:rPr>
        <w:t>Выберем сигналы для логического анализатора:</w:t>
      </w:r>
    </w:p>
    <w:p w14:paraId="1CC12FB9" w14:textId="77777777" w:rsidR="00CC5239" w:rsidRDefault="00CC5239" w:rsidP="00CC5239">
      <w:pPr>
        <w:pStyle w:val="a4"/>
      </w:pPr>
      <w:r w:rsidRPr="00CC5239">
        <w:rPr>
          <w:noProof/>
          <w:lang w:val="ru-RU"/>
        </w:rPr>
        <w:drawing>
          <wp:inline distT="0" distB="0" distL="0" distR="0" wp14:anchorId="2ACDD66E" wp14:editId="0F3A7DE9">
            <wp:extent cx="4914542" cy="2635623"/>
            <wp:effectExtent l="0" t="0" r="635" b="0"/>
            <wp:docPr id="189670401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401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2040" cy="26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099B" w14:textId="0852A11C" w:rsidR="00427394" w:rsidRDefault="00CC5239" w:rsidP="00A14FDE">
      <w:pPr>
        <w:pStyle w:val="a4"/>
        <w:rPr>
          <w:lang w:val="ru-RU"/>
        </w:rPr>
      </w:pPr>
      <w:bookmarkStart w:id="109" w:name="_Toc162461866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37</w:t>
      </w:r>
      <w:r>
        <w:fldChar w:fldCharType="end"/>
      </w:r>
      <w:r>
        <w:rPr>
          <w:lang w:val="ru-RU"/>
        </w:rPr>
        <w:t xml:space="preserve"> – </w:t>
      </w:r>
      <w:r w:rsidR="00EF05EB">
        <w:rPr>
          <w:lang w:val="ru-RU"/>
        </w:rPr>
        <w:t>Сигналы логического анализатора</w:t>
      </w:r>
      <w:bookmarkEnd w:id="109"/>
    </w:p>
    <w:p w14:paraId="40F781FA" w14:textId="77777777" w:rsidR="007C1C48" w:rsidRPr="007C1C48" w:rsidRDefault="007C1C48" w:rsidP="007C1C48">
      <w:pPr>
        <w:rPr>
          <w:lang w:val="ru-RU"/>
        </w:rPr>
      </w:pPr>
    </w:p>
    <w:p w14:paraId="7015D857" w14:textId="7F39B407" w:rsidR="00A80245" w:rsidRDefault="007C1C48" w:rsidP="00A80245">
      <w:pPr>
        <w:rPr>
          <w:lang w:val="ru-RU"/>
        </w:rPr>
      </w:pPr>
      <w:r>
        <w:rPr>
          <w:lang w:val="ru-RU"/>
        </w:rPr>
        <w:lastRenderedPageBreak/>
        <w:t>Добавим к сигналам конечный автомат:</w:t>
      </w:r>
    </w:p>
    <w:p w14:paraId="333D2473" w14:textId="77777777" w:rsidR="003C2E2D" w:rsidRDefault="003C2E2D" w:rsidP="003C2E2D">
      <w:pPr>
        <w:pStyle w:val="a4"/>
      </w:pPr>
      <w:r w:rsidRPr="003C2E2D">
        <w:rPr>
          <w:noProof/>
          <w:lang w:val="ru-RU"/>
        </w:rPr>
        <w:drawing>
          <wp:inline distT="0" distB="0" distL="0" distR="0" wp14:anchorId="16D8B18B" wp14:editId="74EBF658">
            <wp:extent cx="5940425" cy="1708785"/>
            <wp:effectExtent l="0" t="0" r="3175" b="5715"/>
            <wp:docPr id="443362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620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3F45" w14:textId="2D1FCE5B" w:rsidR="007C1C48" w:rsidRPr="003C2E2D" w:rsidRDefault="003C2E2D" w:rsidP="003C2E2D">
      <w:pPr>
        <w:pStyle w:val="a4"/>
        <w:rPr>
          <w:lang w:val="ru-RU"/>
        </w:rPr>
      </w:pPr>
      <w:bookmarkStart w:id="110" w:name="_Toc162461867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38</w:t>
      </w:r>
      <w:r>
        <w:fldChar w:fldCharType="end"/>
      </w:r>
      <w:r>
        <w:rPr>
          <w:lang w:val="ru-RU"/>
        </w:rPr>
        <w:t xml:space="preserve"> – Конечный автомат</w:t>
      </w:r>
      <w:bookmarkEnd w:id="110"/>
    </w:p>
    <w:p w14:paraId="139B52DF" w14:textId="58BE3A99" w:rsidR="00571D40" w:rsidRPr="00571D40" w:rsidRDefault="002F62E0" w:rsidP="00A14FDE">
      <w:pPr>
        <w:rPr>
          <w:lang w:val="ru-RU"/>
        </w:rPr>
      </w:pPr>
      <w:r>
        <w:rPr>
          <w:lang w:val="ru-RU"/>
        </w:rPr>
        <w:t>Н</w:t>
      </w:r>
      <w:r w:rsidR="00AD35C7">
        <w:rPr>
          <w:lang w:val="ru-RU"/>
        </w:rPr>
        <w:t>а</w:t>
      </w:r>
      <w:r w:rsidR="00753D29">
        <w:rPr>
          <w:lang w:val="ru-RU"/>
        </w:rPr>
        <w:t>строим</w:t>
      </w:r>
      <w:r w:rsidR="00B31D88">
        <w:rPr>
          <w:lang w:val="ru-RU"/>
        </w:rPr>
        <w:t xml:space="preserve"> окно</w:t>
      </w:r>
      <w:r w:rsidR="00571D40" w:rsidRPr="00571D40">
        <w:rPr>
          <w:lang w:val="ru-RU"/>
        </w:rPr>
        <w:t xml:space="preserve"> </w:t>
      </w:r>
      <w:r w:rsidR="00571D40">
        <w:t>Signal</w:t>
      </w:r>
      <w:r w:rsidR="00571D40" w:rsidRPr="00571D40">
        <w:rPr>
          <w:lang w:val="ru-RU"/>
        </w:rPr>
        <w:t xml:space="preserve"> </w:t>
      </w:r>
      <w:r w:rsidR="00571D40">
        <w:t>Tap</w:t>
      </w:r>
      <w:r w:rsidR="00571D40" w:rsidRPr="00571D40">
        <w:rPr>
          <w:lang w:val="ru-RU"/>
        </w:rPr>
        <w:t xml:space="preserve"> </w:t>
      </w:r>
      <w:r w:rsidR="00571D40">
        <w:t>II</w:t>
      </w:r>
      <w:r w:rsidR="00E67897">
        <w:rPr>
          <w:lang w:val="ru-RU"/>
        </w:rPr>
        <w:t xml:space="preserve"> так</w:t>
      </w:r>
      <w:r w:rsidR="00571D40" w:rsidRPr="00571D40">
        <w:rPr>
          <w:lang w:val="ru-RU"/>
        </w:rPr>
        <w:t>,</w:t>
      </w:r>
      <w:r w:rsidR="00E67897">
        <w:rPr>
          <w:lang w:val="ru-RU"/>
        </w:rPr>
        <w:t xml:space="preserve"> как показано на рисунке ниже</w:t>
      </w:r>
      <w:r w:rsidR="00571D40" w:rsidRPr="00571D40">
        <w:rPr>
          <w:lang w:val="ru-RU"/>
        </w:rPr>
        <w:t>:</w:t>
      </w:r>
    </w:p>
    <w:p w14:paraId="48C6E87D" w14:textId="485FEFE8" w:rsidR="00571D40" w:rsidRPr="000D049C" w:rsidRDefault="000D049C" w:rsidP="00571D40">
      <w:pPr>
        <w:keepNext/>
        <w:ind w:firstLine="0"/>
        <w:jc w:val="center"/>
        <w:rPr>
          <w:lang w:val="ru-RU"/>
        </w:rPr>
      </w:pPr>
      <w:r w:rsidRPr="000D049C">
        <w:rPr>
          <w:noProof/>
          <w:lang w:val="ru-RU"/>
        </w:rPr>
        <w:drawing>
          <wp:inline distT="0" distB="0" distL="0" distR="0" wp14:anchorId="23837432" wp14:editId="2C49A036">
            <wp:extent cx="5940425" cy="1477010"/>
            <wp:effectExtent l="0" t="0" r="3175" b="8890"/>
            <wp:docPr id="838763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632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D516" w14:textId="5D5475F2" w:rsidR="00571D40" w:rsidRPr="00A00699" w:rsidRDefault="00571D40" w:rsidP="001643DA">
      <w:pPr>
        <w:pStyle w:val="a4"/>
        <w:rPr>
          <w:lang w:val="ru-RU"/>
        </w:rPr>
      </w:pPr>
      <w:bookmarkStart w:id="111" w:name="_Toc162461868"/>
      <w:r w:rsidRPr="00571D40">
        <w:rPr>
          <w:lang w:val="ru-RU"/>
        </w:rPr>
        <w:t xml:space="preserve">Рис. </w:t>
      </w:r>
      <w:r>
        <w:fldChar w:fldCharType="begin"/>
      </w:r>
      <w:r w:rsidRPr="00571D40">
        <w:rPr>
          <w:lang w:val="ru-RU"/>
        </w:rPr>
        <w:instrText xml:space="preserve"> </w:instrText>
      </w:r>
      <w:r>
        <w:instrText>SEQ</w:instrText>
      </w:r>
      <w:r w:rsidRPr="00571D40">
        <w:rPr>
          <w:lang w:val="ru-RU"/>
        </w:rPr>
        <w:instrText xml:space="preserve"> Рис. \* </w:instrText>
      </w:r>
      <w:r>
        <w:instrText>ARABIC</w:instrText>
      </w:r>
      <w:r w:rsidRPr="00571D40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39</w:t>
      </w:r>
      <w:r>
        <w:fldChar w:fldCharType="end"/>
      </w:r>
      <w:r w:rsidRPr="00571D40">
        <w:rPr>
          <w:lang w:val="ru-RU"/>
        </w:rPr>
        <w:t xml:space="preserve"> – Настройка окна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11"/>
    </w:p>
    <w:p w14:paraId="1232FCBB" w14:textId="77777777" w:rsidR="00571D40" w:rsidRPr="00571D40" w:rsidRDefault="00571D40" w:rsidP="006406F6">
      <w:pPr>
        <w:pStyle w:val="3"/>
        <w:rPr>
          <w:lang w:val="ru-RU"/>
        </w:rPr>
      </w:pPr>
      <w:bookmarkStart w:id="112" w:name="_Toc162461820"/>
      <w:r w:rsidRPr="00571D40">
        <w:rPr>
          <w:lang w:val="ru-RU"/>
        </w:rPr>
        <w:t xml:space="preserve">Тестирование на плате средствами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12"/>
    </w:p>
    <w:p w14:paraId="49164C74" w14:textId="77777777" w:rsidR="00571D40" w:rsidRPr="00571D40" w:rsidRDefault="00571D40" w:rsidP="00571D40">
      <w:pPr>
        <w:rPr>
          <w:lang w:val="ru-RU"/>
        </w:rPr>
      </w:pPr>
      <w:r w:rsidRPr="00571D40">
        <w:rPr>
          <w:lang w:val="ru-RU"/>
        </w:rPr>
        <w:t>Выполним полную компиляцию. В отчете о компиляции видно, что устройство удовлетворяет временным параметрам.</w:t>
      </w:r>
    </w:p>
    <w:p w14:paraId="777FD2A8" w14:textId="7E64688D" w:rsidR="00571D40" w:rsidRDefault="00C9368B" w:rsidP="001643DA">
      <w:pPr>
        <w:pStyle w:val="a4"/>
      </w:pPr>
      <w:r w:rsidRPr="00C9368B">
        <w:rPr>
          <w:noProof/>
        </w:rPr>
        <w:drawing>
          <wp:inline distT="0" distB="0" distL="0" distR="0" wp14:anchorId="6D0BE527" wp14:editId="43818B3D">
            <wp:extent cx="3594295" cy="828494"/>
            <wp:effectExtent l="0" t="0" r="6350" b="0"/>
            <wp:docPr id="206784181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181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0273" cy="8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7309" w14:textId="6EC3B9C6" w:rsidR="00571D40" w:rsidRPr="00571D40" w:rsidRDefault="00571D40" w:rsidP="001643DA">
      <w:pPr>
        <w:pStyle w:val="a4"/>
        <w:rPr>
          <w:lang w:val="ru-RU"/>
        </w:rPr>
      </w:pPr>
      <w:bookmarkStart w:id="113" w:name="_Toc162461869"/>
      <w:r w:rsidRPr="00571D40">
        <w:rPr>
          <w:lang w:val="ru-RU"/>
        </w:rPr>
        <w:t xml:space="preserve">Рис. </w:t>
      </w:r>
      <w:r>
        <w:fldChar w:fldCharType="begin"/>
      </w:r>
      <w:r w:rsidRPr="00571D40">
        <w:rPr>
          <w:lang w:val="ru-RU"/>
        </w:rPr>
        <w:instrText xml:space="preserve"> </w:instrText>
      </w:r>
      <w:r>
        <w:instrText>SEQ</w:instrText>
      </w:r>
      <w:r w:rsidRPr="00571D40">
        <w:rPr>
          <w:lang w:val="ru-RU"/>
        </w:rPr>
        <w:instrText xml:space="preserve"> Рис. \* </w:instrText>
      </w:r>
      <w:r>
        <w:instrText>ARABIC</w:instrText>
      </w:r>
      <w:r w:rsidRPr="00571D40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40</w:t>
      </w:r>
      <w:r>
        <w:fldChar w:fldCharType="end"/>
      </w:r>
      <w:r w:rsidRPr="00571D40">
        <w:rPr>
          <w:lang w:val="ru-RU"/>
        </w:rPr>
        <w:t xml:space="preserve"> – </w:t>
      </w:r>
      <w:r w:rsidRPr="00571D40">
        <w:rPr>
          <w:noProof/>
          <w:lang w:val="ru-RU"/>
        </w:rPr>
        <w:t>Временные характеристики устройства</w:t>
      </w:r>
      <w:bookmarkEnd w:id="113"/>
    </w:p>
    <w:p w14:paraId="016711CA" w14:textId="7F3E2A33" w:rsidR="00571D40" w:rsidRPr="006229F3" w:rsidRDefault="00571D40" w:rsidP="00571D40">
      <w:pPr>
        <w:rPr>
          <w:lang w:val="ru-RU"/>
        </w:rPr>
      </w:pPr>
      <w:r w:rsidRPr="00571D40">
        <w:rPr>
          <w:lang w:val="ru-RU"/>
        </w:rPr>
        <w:t xml:space="preserve">Теперь запустим и выполним проверку корректности работы программы на плате. </w:t>
      </w:r>
      <w:r w:rsidRPr="006229F3">
        <w:rPr>
          <w:lang w:val="ru-RU"/>
        </w:rPr>
        <w:t>Выполним загрузку разработанного модуля на плату и запустим тестирование:</w:t>
      </w:r>
    </w:p>
    <w:p w14:paraId="6A222D0D" w14:textId="7C682B28" w:rsidR="00571D40" w:rsidRPr="00E16CF5" w:rsidRDefault="00843B93" w:rsidP="001643DA">
      <w:pPr>
        <w:pStyle w:val="a4"/>
      </w:pPr>
      <w:r w:rsidRPr="00843B93">
        <w:rPr>
          <w:noProof/>
        </w:rPr>
        <w:drawing>
          <wp:inline distT="0" distB="0" distL="0" distR="0" wp14:anchorId="434CA959" wp14:editId="24D87F86">
            <wp:extent cx="5940425" cy="877570"/>
            <wp:effectExtent l="0" t="0" r="3175" b="0"/>
            <wp:docPr id="4888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96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88E" w14:textId="50776A7E" w:rsidR="00571D40" w:rsidRDefault="00571D40" w:rsidP="001643DA">
      <w:pPr>
        <w:pStyle w:val="a4"/>
        <w:rPr>
          <w:lang w:val="ru-RU"/>
        </w:rPr>
      </w:pPr>
      <w:bookmarkStart w:id="114" w:name="_Toc162461870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41</w:t>
      </w:r>
      <w:r>
        <w:fldChar w:fldCharType="end"/>
      </w:r>
      <w:r w:rsidRPr="0052102C">
        <w:rPr>
          <w:lang w:val="ru-RU"/>
        </w:rPr>
        <w:t xml:space="preserve"> – Результат </w:t>
      </w:r>
      <w:proofErr w:type="spellStart"/>
      <w:r>
        <w:t>SignalTap</w:t>
      </w:r>
      <w:proofErr w:type="spellEnd"/>
      <w:r w:rsidRPr="0052102C">
        <w:rPr>
          <w:lang w:val="ru-RU"/>
        </w:rPr>
        <w:t xml:space="preserve"> </w:t>
      </w:r>
      <w:r>
        <w:t>II</w:t>
      </w:r>
      <w:bookmarkEnd w:id="114"/>
    </w:p>
    <w:p w14:paraId="23FD062B" w14:textId="611C052E" w:rsidR="00A50A33" w:rsidRDefault="0052102C" w:rsidP="00280658">
      <w:pPr>
        <w:rPr>
          <w:lang w:val="ru-RU"/>
        </w:rPr>
      </w:pPr>
      <w:r>
        <w:rPr>
          <w:lang w:val="ru-RU"/>
        </w:rPr>
        <w:t xml:space="preserve">Полученная временная диаграмма совпадает с той, что была получена в ходе тестирования проекта средствами </w:t>
      </w:r>
      <w:r>
        <w:t>ModelSim</w:t>
      </w:r>
      <w:r w:rsidRPr="0052102C">
        <w:rPr>
          <w:lang w:val="ru-RU"/>
        </w:rPr>
        <w:t xml:space="preserve"> </w:t>
      </w:r>
      <w:r>
        <w:rPr>
          <w:lang w:val="ru-RU"/>
        </w:rPr>
        <w:t>(</w:t>
      </w:r>
      <w:r w:rsidR="00F334D9">
        <w:rPr>
          <w:lang w:val="ru-RU"/>
        </w:rPr>
        <w:fldChar w:fldCharType="begin"/>
      </w:r>
      <w:r w:rsidR="00F334D9">
        <w:rPr>
          <w:lang w:val="ru-RU"/>
        </w:rPr>
        <w:instrText xml:space="preserve"> REF _Ref162317414 \h </w:instrText>
      </w:r>
      <w:r w:rsidR="00F334D9">
        <w:rPr>
          <w:lang w:val="ru-RU"/>
        </w:rPr>
      </w:r>
      <w:r w:rsidR="00F334D9">
        <w:rPr>
          <w:lang w:val="ru-RU"/>
        </w:rPr>
        <w:fldChar w:fldCharType="separate"/>
      </w:r>
      <w:r w:rsidR="00F334D9" w:rsidRPr="00F334D9">
        <w:rPr>
          <w:lang w:val="ru-RU"/>
        </w:rPr>
        <w:t xml:space="preserve">Рис. </w:t>
      </w:r>
      <w:r w:rsidR="00F334D9" w:rsidRPr="00EF05EB">
        <w:rPr>
          <w:noProof/>
          <w:lang w:val="ru-RU"/>
        </w:rPr>
        <w:t>34</w:t>
      </w:r>
      <w:r w:rsidR="00F334D9">
        <w:rPr>
          <w:lang w:val="ru-RU"/>
        </w:rPr>
        <w:fldChar w:fldCharType="end"/>
      </w:r>
      <w:r>
        <w:rPr>
          <w:lang w:val="ru-RU"/>
        </w:rPr>
        <w:t>)</w:t>
      </w:r>
      <w:r w:rsidR="00D140C5">
        <w:rPr>
          <w:lang w:val="ru-RU"/>
        </w:rPr>
        <w:t>.</w:t>
      </w:r>
      <w:r w:rsidR="008A758E">
        <w:rPr>
          <w:lang w:val="ru-RU"/>
        </w:rPr>
        <w:t xml:space="preserve"> Данные поступают и передаются на приёмник корректно</w:t>
      </w:r>
      <w:r w:rsidR="005C3245">
        <w:rPr>
          <w:lang w:val="ru-RU"/>
        </w:rPr>
        <w:t>.</w:t>
      </w:r>
    </w:p>
    <w:p w14:paraId="0AFFAE0D" w14:textId="125A1D85" w:rsidR="00BD6900" w:rsidRDefault="00BD6900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471DD2C" w14:textId="77777777" w:rsidR="00BD6900" w:rsidRDefault="00BD6900" w:rsidP="00BD6900">
      <w:pPr>
        <w:pStyle w:val="1"/>
        <w:rPr>
          <w:lang w:val="ru-RU"/>
        </w:rPr>
      </w:pPr>
      <w:bookmarkStart w:id="115" w:name="_Toc162461821"/>
      <w:r>
        <w:rPr>
          <w:lang w:val="ru-RU"/>
        </w:rPr>
        <w:lastRenderedPageBreak/>
        <w:t>Дополнительное задание</w:t>
      </w:r>
      <w:bookmarkEnd w:id="115"/>
    </w:p>
    <w:p w14:paraId="4F2D1A67" w14:textId="20338A34" w:rsidR="00670589" w:rsidRPr="00670589" w:rsidRDefault="009768F0" w:rsidP="00ED64C4">
      <w:pPr>
        <w:pStyle w:val="2"/>
        <w:numPr>
          <w:ilvl w:val="1"/>
          <w:numId w:val="11"/>
        </w:numPr>
        <w:rPr>
          <w:lang w:val="ru-RU"/>
        </w:rPr>
      </w:pPr>
      <w:bookmarkStart w:id="116" w:name="_Toc162461822"/>
      <w:r>
        <w:rPr>
          <w:lang w:val="ru-RU"/>
        </w:rPr>
        <w:t>Изменение значений по варианту</w:t>
      </w:r>
      <w:bookmarkEnd w:id="116"/>
    </w:p>
    <w:p w14:paraId="14C5F72F" w14:textId="135FB32C" w:rsidR="00E514CC" w:rsidRDefault="00E514CC" w:rsidP="00E514CC">
      <w:pPr>
        <w:pStyle w:val="3"/>
      </w:pPr>
      <w:bookmarkStart w:id="117" w:name="_Toc162461823"/>
      <w:r>
        <w:rPr>
          <w:lang w:val="ru-RU"/>
        </w:rPr>
        <w:t xml:space="preserve">Изменение </w:t>
      </w:r>
      <w:r w:rsidR="009768F0">
        <w:rPr>
          <w:lang w:val="ru-RU"/>
        </w:rPr>
        <w:t>адресов</w:t>
      </w:r>
      <w:r>
        <w:rPr>
          <w:lang w:val="ru-RU"/>
        </w:rPr>
        <w:t xml:space="preserve"> </w:t>
      </w:r>
      <w:r>
        <w:t>slave</w:t>
      </w:r>
      <w:bookmarkEnd w:id="117"/>
    </w:p>
    <w:p w14:paraId="1AB941C8" w14:textId="16855977" w:rsidR="000179C6" w:rsidRDefault="00682E95" w:rsidP="00FA662F">
      <w:pPr>
        <w:spacing w:after="240"/>
        <w:rPr>
          <w:lang w:val="ru-RU"/>
        </w:rPr>
      </w:pPr>
      <w:r>
        <w:rPr>
          <w:lang w:val="ru-RU"/>
        </w:rPr>
        <w:t xml:space="preserve">В соответствии с вариантом в списке группы (6 вариант) установим значения адресов для модулей </w:t>
      </w:r>
      <w:r>
        <w:t>my</w:t>
      </w:r>
      <w:r w:rsidRPr="00682E95">
        <w:rPr>
          <w:lang w:val="ru-RU"/>
        </w:rPr>
        <w:t>_</w:t>
      </w:r>
      <w:r>
        <w:t>slave</w:t>
      </w:r>
      <w:r w:rsidR="00A47E15">
        <w:rPr>
          <w:lang w:val="ru-RU"/>
        </w:rPr>
        <w:t xml:space="preserve"> = 24</w:t>
      </w:r>
      <w:r w:rsidR="00A47E15">
        <w:rPr>
          <w:vertAlign w:val="subscript"/>
          <w:lang w:val="ru-RU"/>
        </w:rPr>
        <w:t>10</w:t>
      </w:r>
      <w:r w:rsidR="00A47E15">
        <w:rPr>
          <w:lang w:val="ru-RU"/>
        </w:rPr>
        <w:t xml:space="preserve"> = 18</w:t>
      </w:r>
      <w:r w:rsidR="00A47E15">
        <w:rPr>
          <w:vertAlign w:val="subscript"/>
          <w:lang w:val="ru-RU"/>
        </w:rPr>
        <w:t>16</w:t>
      </w:r>
      <w:r w:rsidRPr="00682E95">
        <w:rPr>
          <w:lang w:val="ru-RU"/>
        </w:rPr>
        <w:t xml:space="preserve"> </w:t>
      </w:r>
      <w:r>
        <w:rPr>
          <w:lang w:val="ru-RU"/>
        </w:rPr>
        <w:t>и</w:t>
      </w:r>
      <w:r w:rsidR="00A47E15">
        <w:rPr>
          <w:lang w:val="ru-RU"/>
        </w:rPr>
        <w:t xml:space="preserve"> </w:t>
      </w:r>
      <w:r>
        <w:t>my</w:t>
      </w:r>
      <w:r w:rsidRPr="00682E95">
        <w:rPr>
          <w:lang w:val="ru-RU"/>
        </w:rPr>
        <w:t>_</w:t>
      </w:r>
      <w:proofErr w:type="spellStart"/>
      <w:r>
        <w:t>slaveWS</w:t>
      </w:r>
      <w:proofErr w:type="spellEnd"/>
      <w:r w:rsidR="00A47E15">
        <w:rPr>
          <w:lang w:val="ru-RU"/>
        </w:rPr>
        <w:t xml:space="preserve"> = 48</w:t>
      </w:r>
      <w:r w:rsidR="00A47E15">
        <w:rPr>
          <w:vertAlign w:val="subscript"/>
          <w:lang w:val="ru-RU"/>
        </w:rPr>
        <w:t>10</w:t>
      </w:r>
      <w:r w:rsidR="00A47E15">
        <w:rPr>
          <w:lang w:val="ru-RU"/>
        </w:rPr>
        <w:t xml:space="preserve"> = 30</w:t>
      </w:r>
      <w:r w:rsidR="00A47E15">
        <w:rPr>
          <w:vertAlign w:val="subscript"/>
          <w:lang w:val="ru-RU"/>
        </w:rPr>
        <w:t>16</w:t>
      </w:r>
      <w:r w:rsidRPr="00682E95">
        <w:rPr>
          <w:lang w:val="ru-RU"/>
        </w:rPr>
        <w:t xml:space="preserve"> </w:t>
      </w:r>
      <w:r w:rsidR="00A47E15">
        <w:rPr>
          <w:lang w:val="ru-RU"/>
        </w:rPr>
        <w:t>соответственно.</w:t>
      </w:r>
    </w:p>
    <w:p w14:paraId="6CE14455" w14:textId="77777777" w:rsidR="00596A69" w:rsidRDefault="00A47E15" w:rsidP="00596A69">
      <w:pPr>
        <w:pStyle w:val="a4"/>
      </w:pPr>
      <w:r w:rsidRPr="00A47E15">
        <w:rPr>
          <w:noProof/>
          <w:lang w:val="ru-RU"/>
        </w:rPr>
        <w:drawing>
          <wp:inline distT="0" distB="0" distL="0" distR="0" wp14:anchorId="1774CFB4" wp14:editId="25EC188B">
            <wp:extent cx="5940425" cy="2167255"/>
            <wp:effectExtent l="0" t="0" r="3175" b="4445"/>
            <wp:docPr id="792143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437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66BA" w14:textId="006D1603" w:rsidR="00A47E15" w:rsidRDefault="00596A69" w:rsidP="00596A69">
      <w:pPr>
        <w:pStyle w:val="a4"/>
        <w:rPr>
          <w:lang w:val="ru-RU"/>
        </w:rPr>
      </w:pPr>
      <w:bookmarkStart w:id="118" w:name="_Toc162461871"/>
      <w:r w:rsidRPr="00596A69">
        <w:rPr>
          <w:lang w:val="ru-RU"/>
        </w:rPr>
        <w:t xml:space="preserve">Рис. </w:t>
      </w:r>
      <w:r>
        <w:fldChar w:fldCharType="begin"/>
      </w:r>
      <w:r w:rsidRPr="00596A69">
        <w:rPr>
          <w:lang w:val="ru-RU"/>
        </w:rPr>
        <w:instrText xml:space="preserve"> </w:instrText>
      </w:r>
      <w:r>
        <w:instrText>SEQ</w:instrText>
      </w:r>
      <w:r w:rsidRPr="00596A69">
        <w:rPr>
          <w:lang w:val="ru-RU"/>
        </w:rPr>
        <w:instrText xml:space="preserve"> Рис. \* </w:instrText>
      </w:r>
      <w:r>
        <w:instrText>ARABIC</w:instrText>
      </w:r>
      <w:r w:rsidRPr="00596A69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42</w:t>
      </w:r>
      <w:r>
        <w:fldChar w:fldCharType="end"/>
      </w:r>
      <w:r>
        <w:rPr>
          <w:lang w:val="ru-RU"/>
        </w:rPr>
        <w:t xml:space="preserve"> – Изменение адресов для </w:t>
      </w:r>
      <w:r>
        <w:t>slave</w:t>
      </w:r>
      <w:r w:rsidRPr="003A73C7">
        <w:rPr>
          <w:lang w:val="ru-RU"/>
        </w:rPr>
        <w:t>’</w:t>
      </w:r>
      <w:proofErr w:type="spellStart"/>
      <w:r>
        <w:rPr>
          <w:lang w:val="ru-RU"/>
        </w:rPr>
        <w:t>ов</w:t>
      </w:r>
      <w:bookmarkEnd w:id="118"/>
      <w:proofErr w:type="spellEnd"/>
    </w:p>
    <w:p w14:paraId="05955169" w14:textId="0B4C781D" w:rsidR="00B23D9A" w:rsidRDefault="00B23D9A" w:rsidP="00B23D9A">
      <w:pPr>
        <w:rPr>
          <w:lang w:val="ru-RU"/>
        </w:rPr>
      </w:pPr>
      <w:r>
        <w:rPr>
          <w:lang w:val="ru-RU"/>
        </w:rPr>
        <w:t xml:space="preserve">Окно </w:t>
      </w:r>
      <w:r>
        <w:t>Adress</w:t>
      </w:r>
      <w:r w:rsidRPr="00B23D9A">
        <w:rPr>
          <w:lang w:val="ru-RU"/>
        </w:rPr>
        <w:t xml:space="preserve"> </w:t>
      </w:r>
      <w:r>
        <w:t>Map</w:t>
      </w:r>
      <w:r w:rsidRPr="00B23D9A">
        <w:rPr>
          <w:lang w:val="ru-RU"/>
        </w:rPr>
        <w:t xml:space="preserve"> </w:t>
      </w:r>
      <w:r>
        <w:rPr>
          <w:lang w:val="ru-RU"/>
        </w:rPr>
        <w:t>будет выглядеть  следующим образом:</w:t>
      </w:r>
    </w:p>
    <w:p w14:paraId="5C8ED3DA" w14:textId="77777777" w:rsidR="003A73C7" w:rsidRDefault="00B23D9A" w:rsidP="00CF731A">
      <w:pPr>
        <w:pStyle w:val="a4"/>
        <w:spacing w:after="0"/>
      </w:pPr>
      <w:r w:rsidRPr="00B23D9A">
        <w:rPr>
          <w:noProof/>
          <w:lang w:val="ru-RU"/>
        </w:rPr>
        <w:drawing>
          <wp:inline distT="0" distB="0" distL="0" distR="0" wp14:anchorId="6B46E320" wp14:editId="6F947EF1">
            <wp:extent cx="4033777" cy="809343"/>
            <wp:effectExtent l="0" t="0" r="5080" b="0"/>
            <wp:docPr id="128347839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7839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2331" cy="8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9778" w14:textId="2666C021" w:rsidR="00B23D9A" w:rsidRPr="003A73C7" w:rsidRDefault="003A73C7" w:rsidP="000B4ACA">
      <w:pPr>
        <w:pStyle w:val="a4"/>
        <w:rPr>
          <w:lang w:val="ru-RU"/>
        </w:rPr>
      </w:pPr>
      <w:bookmarkStart w:id="119" w:name="_Toc162461872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Pr="003A73C7">
        <w:rPr>
          <w:noProof/>
          <w:lang w:val="ru-RU"/>
        </w:rPr>
        <w:t>43</w:t>
      </w:r>
      <w:r>
        <w:fldChar w:fldCharType="end"/>
      </w:r>
      <w:r>
        <w:rPr>
          <w:lang w:val="ru-RU"/>
        </w:rPr>
        <w:t xml:space="preserve"> – Изменённое окно </w:t>
      </w:r>
      <w:r>
        <w:t>Address</w:t>
      </w:r>
      <w:r w:rsidRPr="00411608">
        <w:rPr>
          <w:lang w:val="ru-RU"/>
        </w:rPr>
        <w:t xml:space="preserve"> </w:t>
      </w:r>
      <w:r>
        <w:t>Map</w:t>
      </w:r>
      <w:bookmarkEnd w:id="119"/>
    </w:p>
    <w:p w14:paraId="733E650A" w14:textId="6EC076B5" w:rsidR="00E514CC" w:rsidRPr="00E514CC" w:rsidRDefault="00E514CC" w:rsidP="00E514CC">
      <w:pPr>
        <w:pStyle w:val="3"/>
        <w:rPr>
          <w:lang w:val="ru-RU"/>
        </w:rPr>
      </w:pPr>
      <w:bookmarkStart w:id="120" w:name="_Toc162461824"/>
      <w:r>
        <w:rPr>
          <w:lang w:val="ru-RU"/>
        </w:rPr>
        <w:t xml:space="preserve">Изменение компонента </w:t>
      </w:r>
      <w:r>
        <w:t>master</w:t>
      </w:r>
      <w:bookmarkEnd w:id="120"/>
    </w:p>
    <w:p w14:paraId="3E1A0E64" w14:textId="49577F8D" w:rsidR="0066337C" w:rsidRDefault="00FA662F" w:rsidP="0066337C">
      <w:pPr>
        <w:rPr>
          <w:lang w:val="ru-RU"/>
        </w:rPr>
      </w:pPr>
      <w:r>
        <w:rPr>
          <w:lang w:val="ru-RU"/>
        </w:rPr>
        <w:t xml:space="preserve">Так как модуль </w:t>
      </w:r>
      <w:r>
        <w:t>master</w:t>
      </w:r>
      <w:r w:rsidR="00E473FB">
        <w:rPr>
          <w:lang w:val="ru-RU"/>
        </w:rPr>
        <w:t xml:space="preserve"> работает вместе со </w:t>
      </w:r>
      <w:r w:rsidR="00E473FB">
        <w:t>slave</w:t>
      </w:r>
      <w:r w:rsidR="00E473FB" w:rsidRPr="00E473FB">
        <w:rPr>
          <w:lang w:val="ru-RU"/>
        </w:rPr>
        <w:t>’</w:t>
      </w:r>
      <w:proofErr w:type="spellStart"/>
      <w:r w:rsidR="00E473FB">
        <w:rPr>
          <w:lang w:val="ru-RU"/>
        </w:rPr>
        <w:t>ами</w:t>
      </w:r>
      <w:proofErr w:type="spellEnd"/>
      <w:r w:rsidR="00E473FB">
        <w:rPr>
          <w:lang w:val="ru-RU"/>
        </w:rPr>
        <w:t xml:space="preserve">, необходимо также поменять адреса внутри самого компонента </w:t>
      </w:r>
      <w:r w:rsidR="00E473FB">
        <w:t>master</w:t>
      </w:r>
      <w:r w:rsidR="00E473FB">
        <w:rPr>
          <w:lang w:val="ru-RU"/>
        </w:rPr>
        <w:t>,установив следующие значения</w:t>
      </w:r>
      <w:r w:rsidR="00E473FB" w:rsidRPr="00E473FB">
        <w:rPr>
          <w:lang w:val="ru-RU"/>
        </w:rPr>
        <w:t>:</w:t>
      </w:r>
    </w:p>
    <w:p w14:paraId="4D65DB48" w14:textId="41B17D63" w:rsidR="001641F1" w:rsidRPr="00831175" w:rsidRDefault="00831175" w:rsidP="00CD3E4E">
      <w:pPr>
        <w:pStyle w:val="a9"/>
        <w:numPr>
          <w:ilvl w:val="0"/>
          <w:numId w:val="4"/>
        </w:numPr>
      </w:pPr>
      <w:r>
        <w:t xml:space="preserve">address_1 </w:t>
      </w:r>
      <w:r>
        <w:rPr>
          <w:lang w:val="ru-RU"/>
        </w:rPr>
        <w:t>= 24</w:t>
      </w:r>
      <w:r>
        <w:rPr>
          <w:vertAlign w:val="subscript"/>
          <w:lang w:val="ru-RU"/>
        </w:rPr>
        <w:t>10</w:t>
      </w:r>
    </w:p>
    <w:p w14:paraId="04440B87" w14:textId="222678F4" w:rsidR="00831175" w:rsidRPr="00831175" w:rsidRDefault="00831175" w:rsidP="00CD3E4E">
      <w:pPr>
        <w:pStyle w:val="a9"/>
        <w:numPr>
          <w:ilvl w:val="0"/>
          <w:numId w:val="4"/>
        </w:numPr>
      </w:pPr>
      <w:r>
        <w:t>data_1 = 287454020</w:t>
      </w:r>
      <w:r w:rsidR="00FD3640">
        <w:rPr>
          <w:lang w:val="ru-RU"/>
        </w:rPr>
        <w:t xml:space="preserve"> </w:t>
      </w:r>
      <w:r>
        <w:t>(</w:t>
      </w:r>
      <w:r>
        <w:rPr>
          <w:lang w:val="ru-RU"/>
        </w:rPr>
        <w:t>не изменяется</w:t>
      </w:r>
      <w:r>
        <w:t>)</w:t>
      </w:r>
    </w:p>
    <w:p w14:paraId="70170B6C" w14:textId="03AEF8E3" w:rsidR="00831175" w:rsidRPr="00CD3E4E" w:rsidRDefault="00831175" w:rsidP="00831175">
      <w:pPr>
        <w:pStyle w:val="a9"/>
        <w:numPr>
          <w:ilvl w:val="0"/>
          <w:numId w:val="4"/>
        </w:numPr>
      </w:pPr>
      <w:r>
        <w:t>address_</w:t>
      </w:r>
      <w:r w:rsidR="008C649E">
        <w:rPr>
          <w:lang w:val="ru-RU"/>
        </w:rPr>
        <w:t>2</w:t>
      </w:r>
      <w:r>
        <w:t xml:space="preserve"> </w:t>
      </w:r>
      <w:r>
        <w:rPr>
          <w:lang w:val="ru-RU"/>
        </w:rPr>
        <w:t xml:space="preserve">= </w:t>
      </w:r>
      <w:r>
        <w:t>48</w:t>
      </w:r>
      <w:r>
        <w:rPr>
          <w:vertAlign w:val="subscript"/>
          <w:lang w:val="ru-RU"/>
        </w:rPr>
        <w:t>10</w:t>
      </w:r>
    </w:p>
    <w:p w14:paraId="3DB2B248" w14:textId="5852179C" w:rsidR="00831175" w:rsidRPr="00CD3E4E" w:rsidRDefault="008C649E" w:rsidP="00FD3640">
      <w:pPr>
        <w:pStyle w:val="a9"/>
        <w:numPr>
          <w:ilvl w:val="0"/>
          <w:numId w:val="4"/>
        </w:numPr>
        <w:spacing w:after="240"/>
      </w:pPr>
      <w:r>
        <w:t>data_2 = 6 (</w:t>
      </w:r>
      <w:r w:rsidR="0071494A">
        <w:rPr>
          <w:lang w:val="ru-RU"/>
        </w:rPr>
        <w:t>номер варианта</w:t>
      </w:r>
      <w:r>
        <w:t>)</w:t>
      </w:r>
    </w:p>
    <w:p w14:paraId="0A0C3D9A" w14:textId="77777777" w:rsidR="0068156E" w:rsidRDefault="001641F1" w:rsidP="00CF731A">
      <w:pPr>
        <w:pStyle w:val="a4"/>
        <w:spacing w:after="0"/>
      </w:pPr>
      <w:r w:rsidRPr="001641F1">
        <w:rPr>
          <w:noProof/>
          <w:lang w:val="ru-RU"/>
        </w:rPr>
        <w:drawing>
          <wp:inline distT="0" distB="0" distL="0" distR="0" wp14:anchorId="3C61A806" wp14:editId="3F830817">
            <wp:extent cx="2610091" cy="1250769"/>
            <wp:effectExtent l="0" t="0" r="0" b="6985"/>
            <wp:docPr id="322415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150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2309" cy="127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7D04" w14:textId="4B0F96F8" w:rsidR="00CF4798" w:rsidRDefault="0068156E" w:rsidP="0068156E">
      <w:pPr>
        <w:pStyle w:val="a4"/>
      </w:pPr>
      <w:bookmarkStart w:id="121" w:name="_Toc16246187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A73C7">
        <w:rPr>
          <w:noProof/>
        </w:rPr>
        <w:t>44</w:t>
      </w:r>
      <w:r>
        <w:fldChar w:fldCharType="end"/>
      </w:r>
      <w:r>
        <w:rPr>
          <w:lang w:val="ru-RU"/>
        </w:rPr>
        <w:t xml:space="preserve"> – Изменённый модуль </w:t>
      </w:r>
      <w:r>
        <w:t>master</w:t>
      </w:r>
      <w:bookmarkEnd w:id="121"/>
    </w:p>
    <w:p w14:paraId="01725253" w14:textId="77777777" w:rsidR="00CF4798" w:rsidRDefault="00CF4798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</w:rPr>
      </w:pPr>
      <w:r>
        <w:br w:type="page"/>
      </w:r>
    </w:p>
    <w:p w14:paraId="0B7944D4" w14:textId="7F1FC1C4" w:rsidR="00E3605F" w:rsidRPr="00E3605F" w:rsidRDefault="00CF4798" w:rsidP="00E3605F">
      <w:pPr>
        <w:pStyle w:val="2"/>
        <w:numPr>
          <w:ilvl w:val="1"/>
          <w:numId w:val="11"/>
        </w:numPr>
        <w:tabs>
          <w:tab w:val="num" w:pos="1440"/>
        </w:tabs>
        <w:ind w:left="1440"/>
        <w:rPr>
          <w:lang w:val="ru-RU"/>
        </w:rPr>
      </w:pPr>
      <w:bookmarkStart w:id="122" w:name="_Toc162461825"/>
      <w:r>
        <w:rPr>
          <w:lang w:val="ru-RU"/>
        </w:rPr>
        <w:lastRenderedPageBreak/>
        <w:t xml:space="preserve">Тестирование средствами </w:t>
      </w:r>
      <w:r>
        <w:t>ModelSim</w:t>
      </w:r>
      <w:bookmarkEnd w:id="122"/>
    </w:p>
    <w:p w14:paraId="08C7A772" w14:textId="77777777" w:rsidR="00CF4798" w:rsidRPr="001A41F1" w:rsidRDefault="00CF4798" w:rsidP="00CF4798">
      <w:pPr>
        <w:pStyle w:val="3"/>
        <w:rPr>
          <w:lang w:val="ru-RU"/>
        </w:rPr>
      </w:pPr>
      <w:bookmarkStart w:id="123" w:name="_Toc162461826"/>
      <w:r>
        <w:rPr>
          <w:lang w:val="ru-RU"/>
        </w:rPr>
        <w:t xml:space="preserve">Симуляция средствами </w:t>
      </w:r>
      <w:r>
        <w:t>ModelSim</w:t>
      </w:r>
      <w:bookmarkEnd w:id="123"/>
    </w:p>
    <w:p w14:paraId="36F39C89" w14:textId="77777777" w:rsidR="009E3B1F" w:rsidRPr="001A41F1" w:rsidRDefault="009E3B1F" w:rsidP="009E3B1F">
      <w:pPr>
        <w:rPr>
          <w:lang w:val="ru-RU"/>
        </w:rPr>
      </w:pPr>
      <w:r>
        <w:rPr>
          <w:lang w:val="ru-RU"/>
        </w:rPr>
        <w:t>Выполним</w:t>
      </w:r>
      <w:r w:rsidRPr="001A41F1">
        <w:rPr>
          <w:lang w:val="ru-RU"/>
        </w:rPr>
        <w:t xml:space="preserve"> </w:t>
      </w:r>
      <w:r>
        <w:rPr>
          <w:lang w:val="ru-RU"/>
        </w:rPr>
        <w:t xml:space="preserve">компиляцию проекта средствами </w:t>
      </w:r>
      <w:r>
        <w:t>ModelSim</w:t>
      </w:r>
      <w:r>
        <w:rPr>
          <w:lang w:val="ru-RU"/>
        </w:rPr>
        <w:t xml:space="preserve">. Для этого запустим </w:t>
      </w:r>
      <w:proofErr w:type="spellStart"/>
      <w:r>
        <w:t>waveLab</w:t>
      </w:r>
      <w:proofErr w:type="spellEnd"/>
      <w:r w:rsidRPr="00341F8B">
        <w:rPr>
          <w:lang w:val="ru-RU"/>
        </w:rPr>
        <w:t>2</w:t>
      </w:r>
      <w:r w:rsidRPr="001A41F1">
        <w:rPr>
          <w:lang w:val="ru-RU"/>
        </w:rPr>
        <w:t>.</w:t>
      </w:r>
      <w:r>
        <w:t>do</w:t>
      </w:r>
      <w:r w:rsidRPr="001A41F1">
        <w:rPr>
          <w:lang w:val="ru-RU"/>
        </w:rPr>
        <w:t xml:space="preserve"> </w:t>
      </w:r>
      <w:r>
        <w:rPr>
          <w:lang w:val="ru-RU"/>
        </w:rPr>
        <w:t>файл:</w:t>
      </w:r>
    </w:p>
    <w:p w14:paraId="3AC91254" w14:textId="77777777" w:rsidR="009E3B1F" w:rsidRPr="0017120D" w:rsidRDefault="009E3B1F" w:rsidP="009E3B1F">
      <w:pPr>
        <w:pStyle w:val="a4"/>
      </w:pPr>
      <w:r w:rsidRPr="0099118B">
        <w:rPr>
          <w:noProof/>
        </w:rPr>
        <w:drawing>
          <wp:inline distT="0" distB="0" distL="0" distR="0" wp14:anchorId="66181C6B" wp14:editId="46072F4E">
            <wp:extent cx="5940425" cy="2124710"/>
            <wp:effectExtent l="0" t="0" r="3175" b="8890"/>
            <wp:docPr id="1380272398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2398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0332" w14:textId="1E5701AA" w:rsidR="009E3B1F" w:rsidRPr="00F12E76" w:rsidRDefault="009E3B1F" w:rsidP="009E3B1F">
      <w:pPr>
        <w:pStyle w:val="a4"/>
        <w:rPr>
          <w:lang w:val="ru-RU"/>
        </w:rPr>
      </w:pPr>
      <w:bookmarkStart w:id="124" w:name="_Toc162461874"/>
      <w:r w:rsidRPr="003A73C7">
        <w:rPr>
          <w:lang w:val="ru-RU"/>
        </w:rPr>
        <w:t xml:space="preserve">Рис. </w:t>
      </w:r>
      <w:r w:rsidRPr="0017120D">
        <w:fldChar w:fldCharType="begin"/>
      </w:r>
      <w:r w:rsidRPr="003A73C7">
        <w:rPr>
          <w:lang w:val="ru-RU"/>
        </w:rPr>
        <w:instrText xml:space="preserve"> </w:instrText>
      </w:r>
      <w:r w:rsidRPr="0017120D">
        <w:instrText>SEQ</w:instrText>
      </w:r>
      <w:r w:rsidRPr="003A73C7">
        <w:rPr>
          <w:lang w:val="ru-RU"/>
        </w:rPr>
        <w:instrText xml:space="preserve"> Рис. \* </w:instrText>
      </w:r>
      <w:r w:rsidRPr="0017120D">
        <w:instrText>ARABIC</w:instrText>
      </w:r>
      <w:r w:rsidRPr="003A73C7">
        <w:rPr>
          <w:lang w:val="ru-RU"/>
        </w:rPr>
        <w:instrText xml:space="preserve"> </w:instrText>
      </w:r>
      <w:r w:rsidRPr="0017120D">
        <w:fldChar w:fldCharType="separate"/>
      </w:r>
      <w:r w:rsidR="00095E8E">
        <w:rPr>
          <w:noProof/>
        </w:rPr>
        <w:t>45</w:t>
      </w:r>
      <w:r w:rsidRPr="0017120D">
        <w:fldChar w:fldCharType="end"/>
      </w:r>
      <w:r w:rsidRPr="00F12E76">
        <w:rPr>
          <w:lang w:val="ru-RU"/>
        </w:rPr>
        <w:t xml:space="preserve"> – </w:t>
      </w:r>
      <w:r>
        <w:rPr>
          <w:lang w:val="ru-RU"/>
        </w:rPr>
        <w:t>Моделирование</w:t>
      </w:r>
      <w:r w:rsidRPr="00F12E76">
        <w:rPr>
          <w:lang w:val="ru-RU"/>
        </w:rPr>
        <w:t xml:space="preserve"> </w:t>
      </w:r>
      <w:r>
        <w:rPr>
          <w:lang w:val="ru-RU"/>
        </w:rPr>
        <w:t>проекта средствами</w:t>
      </w:r>
      <w:r w:rsidRPr="00F12E76">
        <w:rPr>
          <w:lang w:val="ru-RU"/>
        </w:rPr>
        <w:t xml:space="preserve"> </w:t>
      </w:r>
      <w:r w:rsidRPr="0017120D">
        <w:t>ModelSim</w:t>
      </w:r>
      <w:bookmarkEnd w:id="124"/>
    </w:p>
    <w:p w14:paraId="43747778" w14:textId="21B417CA" w:rsidR="009E3B1F" w:rsidRPr="00717505" w:rsidRDefault="009E3B1F" w:rsidP="009E3B1F">
      <w:pPr>
        <w:spacing w:after="240"/>
        <w:rPr>
          <w:lang w:val="ru-RU"/>
        </w:rPr>
      </w:pPr>
      <w:r>
        <w:rPr>
          <w:lang w:val="ru-RU"/>
        </w:rPr>
        <w:t>Заметим, что временная диаграмма корректно обрабатывает изменённые адреса и значения, запись</w:t>
      </w:r>
      <w:r w:rsidRPr="0099118B">
        <w:rPr>
          <w:lang w:val="ru-RU"/>
        </w:rPr>
        <w:t xml:space="preserve"> </w:t>
      </w:r>
      <w:proofErr w:type="spellStart"/>
      <w:r>
        <w:t>wr</w:t>
      </w:r>
      <w:proofErr w:type="spellEnd"/>
      <w:r w:rsidRPr="0099118B">
        <w:rPr>
          <w:lang w:val="ru-RU"/>
        </w:rPr>
        <w:t>1</w:t>
      </w:r>
      <w:r>
        <w:t>D</w:t>
      </w:r>
      <w:r w:rsidRPr="0099118B">
        <w:rPr>
          <w:lang w:val="ru-RU"/>
        </w:rPr>
        <w:t xml:space="preserve"> </w:t>
      </w:r>
      <w:r>
        <w:rPr>
          <w:lang w:val="ru-RU"/>
        </w:rPr>
        <w:t>теперь происходит по адресу 24</w:t>
      </w:r>
      <w:r>
        <w:rPr>
          <w:vertAlign w:val="subscript"/>
          <w:lang w:val="ru-RU"/>
        </w:rPr>
        <w:t>10</w:t>
      </w:r>
      <w:r>
        <w:rPr>
          <w:lang w:val="ru-RU"/>
        </w:rPr>
        <w:t xml:space="preserve"> = 18</w:t>
      </w:r>
      <w:r>
        <w:rPr>
          <w:vertAlign w:val="subscript"/>
          <w:lang w:val="ru-RU"/>
        </w:rPr>
        <w:t>16</w:t>
      </w:r>
      <w:r w:rsidR="00074B1D">
        <w:rPr>
          <w:lang w:val="ru-RU"/>
        </w:rPr>
        <w:t xml:space="preserve"> (происходит запись данных </w:t>
      </w:r>
      <w:r w:rsidR="00401F13">
        <w:t>data</w:t>
      </w:r>
      <w:r w:rsidR="00401F13" w:rsidRPr="00401F13">
        <w:rPr>
          <w:lang w:val="ru-RU"/>
        </w:rPr>
        <w:t xml:space="preserve">_1 = </w:t>
      </w:r>
      <w:r w:rsidR="00074B1D">
        <w:rPr>
          <w:lang w:val="ru-RU"/>
        </w:rPr>
        <w:t>11223344, это значение мы оставляли таким же, как и в первой симуляции)</w:t>
      </w:r>
      <w:r>
        <w:rPr>
          <w:lang w:val="ru-RU"/>
        </w:rPr>
        <w:t xml:space="preserve">, а запись </w:t>
      </w:r>
      <w:proofErr w:type="spellStart"/>
      <w:r>
        <w:t>wr</w:t>
      </w:r>
      <w:proofErr w:type="spellEnd"/>
      <w:r w:rsidRPr="0099118B">
        <w:rPr>
          <w:lang w:val="ru-RU"/>
        </w:rPr>
        <w:t>2</w:t>
      </w:r>
      <w:r>
        <w:t>D</w:t>
      </w:r>
      <w:r w:rsidRPr="0099118B">
        <w:rPr>
          <w:lang w:val="ru-RU"/>
        </w:rPr>
        <w:t xml:space="preserve"> </w:t>
      </w:r>
      <w:r>
        <w:rPr>
          <w:lang w:val="ru-RU"/>
        </w:rPr>
        <w:t>по адресу 48</w:t>
      </w:r>
      <w:r>
        <w:rPr>
          <w:vertAlign w:val="subscript"/>
          <w:lang w:val="ru-RU"/>
        </w:rPr>
        <w:t>10</w:t>
      </w:r>
      <w:r>
        <w:rPr>
          <w:lang w:val="ru-RU"/>
        </w:rPr>
        <w:t xml:space="preserve"> = 30</w:t>
      </w:r>
      <w:r>
        <w:rPr>
          <w:vertAlign w:val="subscript"/>
          <w:lang w:val="ru-RU"/>
        </w:rPr>
        <w:t>16</w:t>
      </w:r>
      <w:r w:rsidR="00401F13">
        <w:rPr>
          <w:lang w:val="ru-RU"/>
        </w:rPr>
        <w:t xml:space="preserve"> (осуществляется запись данных </w:t>
      </w:r>
      <w:r w:rsidR="00401F13">
        <w:t>data</w:t>
      </w:r>
      <w:r w:rsidR="00401F13" w:rsidRPr="00401F13">
        <w:rPr>
          <w:lang w:val="ru-RU"/>
        </w:rPr>
        <w:t xml:space="preserve">_2 = </w:t>
      </w:r>
      <w:r w:rsidR="00401F13" w:rsidRPr="00EB02CC">
        <w:rPr>
          <w:lang w:val="ru-RU"/>
        </w:rPr>
        <w:t>6</w:t>
      </w:r>
      <w:r w:rsidR="00EB02CC">
        <w:rPr>
          <w:lang w:val="ru-RU"/>
        </w:rPr>
        <w:t>, это значение согласно номеру варианта</w:t>
      </w:r>
      <w:r w:rsidR="00401F13">
        <w:rPr>
          <w:lang w:val="ru-RU"/>
        </w:rPr>
        <w:t>)</w:t>
      </w:r>
      <w:r>
        <w:rPr>
          <w:lang w:val="ru-RU"/>
        </w:rPr>
        <w:t>. Для удобства добавлены курсоры с пометками о том, что происходит на каждом из этапов, так, например становится понятно, что</w:t>
      </w:r>
      <w:r w:rsidR="00247C39">
        <w:rPr>
          <w:lang w:val="ru-RU"/>
        </w:rPr>
        <w:t xml:space="preserve"> запись одного байта длится 0.1 мкс (или </w:t>
      </w:r>
      <w:r w:rsidR="00247C39" w:rsidRPr="00247C39">
        <w:rPr>
          <w:lang w:val="ru-RU"/>
        </w:rPr>
        <w:t xml:space="preserve">100 </w:t>
      </w:r>
      <w:r w:rsidR="00247C39">
        <w:t>ns</w:t>
      </w:r>
      <w:r w:rsidR="00247C39">
        <w:rPr>
          <w:lang w:val="ru-RU"/>
        </w:rPr>
        <w:t>)</w:t>
      </w:r>
      <w:r w:rsidR="00E10F8F">
        <w:rPr>
          <w:lang w:val="ru-RU"/>
        </w:rPr>
        <w:t>. Отсюда следует, что ц</w:t>
      </w:r>
      <w:r w:rsidR="00824C55">
        <w:rPr>
          <w:lang w:val="ru-RU"/>
        </w:rPr>
        <w:t xml:space="preserve">икл записи </w:t>
      </w:r>
      <w:r w:rsidR="00824C55">
        <w:t>my</w:t>
      </w:r>
      <w:r w:rsidR="00824C55" w:rsidRPr="00824C55">
        <w:rPr>
          <w:lang w:val="ru-RU"/>
        </w:rPr>
        <w:t>_</w:t>
      </w:r>
      <w:r w:rsidR="00824C55">
        <w:t>slave</w:t>
      </w:r>
      <w:r w:rsidR="00824C55" w:rsidRPr="00824C55">
        <w:rPr>
          <w:lang w:val="ru-RU"/>
        </w:rPr>
        <w:t xml:space="preserve"> = 0.4 </w:t>
      </w:r>
      <w:r w:rsidR="00824C55">
        <w:rPr>
          <w:lang w:val="ru-RU"/>
        </w:rPr>
        <w:t>мкс</w:t>
      </w:r>
      <w:r w:rsidR="00B94DE4" w:rsidRPr="00B94DE4">
        <w:rPr>
          <w:lang w:val="ru-RU"/>
        </w:rPr>
        <w:t xml:space="preserve"> (</w:t>
      </w:r>
      <w:r w:rsidR="00B94DE4">
        <w:rPr>
          <w:lang w:val="ru-RU"/>
        </w:rPr>
        <w:t xml:space="preserve">или </w:t>
      </w:r>
      <w:r w:rsidR="00B94DE4" w:rsidRPr="00B94DE4">
        <w:rPr>
          <w:lang w:val="ru-RU"/>
        </w:rPr>
        <w:t>4</w:t>
      </w:r>
      <w:r w:rsidR="00B94DE4">
        <w:rPr>
          <w:lang w:val="ru-RU"/>
        </w:rPr>
        <w:t xml:space="preserve">00 </w:t>
      </w:r>
      <w:r w:rsidR="00B94DE4">
        <w:t>ns</w:t>
      </w:r>
      <w:r w:rsidR="00B94DE4" w:rsidRPr="00B94DE4">
        <w:rPr>
          <w:lang w:val="ru-RU"/>
        </w:rPr>
        <w:t>)</w:t>
      </w:r>
      <w:r w:rsidR="00172831">
        <w:rPr>
          <w:lang w:val="ru-RU"/>
        </w:rPr>
        <w:t xml:space="preserve">, </w:t>
      </w:r>
      <w:r w:rsidR="00172831">
        <w:t>my</w:t>
      </w:r>
      <w:r w:rsidR="00172831" w:rsidRPr="00824C55">
        <w:rPr>
          <w:lang w:val="ru-RU"/>
        </w:rPr>
        <w:t>_</w:t>
      </w:r>
      <w:proofErr w:type="spellStart"/>
      <w:r w:rsidR="00172831">
        <w:t>slaveWS</w:t>
      </w:r>
      <w:proofErr w:type="spellEnd"/>
      <w:r w:rsidR="00172831" w:rsidRPr="00824C55">
        <w:rPr>
          <w:lang w:val="ru-RU"/>
        </w:rPr>
        <w:t xml:space="preserve"> = 0.</w:t>
      </w:r>
      <w:r w:rsidR="00127B39" w:rsidRPr="00127B39">
        <w:rPr>
          <w:lang w:val="ru-RU"/>
        </w:rPr>
        <w:t>2</w:t>
      </w:r>
      <w:r w:rsidR="00172831" w:rsidRPr="00824C55">
        <w:rPr>
          <w:lang w:val="ru-RU"/>
        </w:rPr>
        <w:t xml:space="preserve"> </w:t>
      </w:r>
      <w:r w:rsidR="00172831">
        <w:rPr>
          <w:lang w:val="ru-RU"/>
        </w:rPr>
        <w:t>мкс</w:t>
      </w:r>
      <w:r w:rsidR="00B94DE4" w:rsidRPr="00B94DE4">
        <w:rPr>
          <w:lang w:val="ru-RU"/>
        </w:rPr>
        <w:t xml:space="preserve"> (</w:t>
      </w:r>
      <w:r w:rsidR="00B94DE4">
        <w:rPr>
          <w:lang w:val="ru-RU"/>
        </w:rPr>
        <w:t xml:space="preserve">или </w:t>
      </w:r>
      <w:r w:rsidR="00B94DE4" w:rsidRPr="00B94DE4">
        <w:rPr>
          <w:lang w:val="ru-RU"/>
        </w:rPr>
        <w:t xml:space="preserve">200 </w:t>
      </w:r>
      <w:r w:rsidR="00B94DE4">
        <w:t>ns</w:t>
      </w:r>
      <w:r w:rsidR="00B94DE4" w:rsidRPr="00B94DE4">
        <w:rPr>
          <w:lang w:val="ru-RU"/>
        </w:rPr>
        <w:t>)</w:t>
      </w:r>
      <w:r w:rsidR="00717505" w:rsidRPr="00717505">
        <w:rPr>
          <w:lang w:val="ru-RU"/>
        </w:rPr>
        <w:t>.</w:t>
      </w:r>
      <w:r w:rsidR="00253DCA">
        <w:rPr>
          <w:lang w:val="ru-RU"/>
        </w:rPr>
        <w:t xml:space="preserve"> Также, видим, что задержка обработки для некоторых сигналов составляет 0.1 мкс</w:t>
      </w:r>
      <w:r w:rsidR="00B3201E">
        <w:rPr>
          <w:lang w:val="ru-RU"/>
        </w:rPr>
        <w:t xml:space="preserve"> (или </w:t>
      </w:r>
      <w:r w:rsidR="00B3201E" w:rsidRPr="00247C39">
        <w:rPr>
          <w:lang w:val="ru-RU"/>
        </w:rPr>
        <w:t xml:space="preserve">100 </w:t>
      </w:r>
      <w:r w:rsidR="00B3201E">
        <w:t>ns</w:t>
      </w:r>
      <w:r w:rsidR="00B3201E">
        <w:rPr>
          <w:lang w:val="ru-RU"/>
        </w:rPr>
        <w:t>)</w:t>
      </w:r>
      <w:r w:rsidR="00247C39">
        <w:rPr>
          <w:lang w:val="ru-RU"/>
        </w:rPr>
        <w:t>.</w:t>
      </w:r>
    </w:p>
    <w:p w14:paraId="3305AF62" w14:textId="77777777" w:rsidR="00CF4798" w:rsidRPr="006406F6" w:rsidRDefault="00CF4798" w:rsidP="00CF4798">
      <w:pPr>
        <w:pStyle w:val="2"/>
        <w:numPr>
          <w:ilvl w:val="1"/>
          <w:numId w:val="11"/>
        </w:numPr>
        <w:tabs>
          <w:tab w:val="num" w:pos="1440"/>
        </w:tabs>
        <w:ind w:left="1440"/>
        <w:rPr>
          <w:lang w:val="ru-RU"/>
        </w:rPr>
      </w:pPr>
      <w:bookmarkStart w:id="125" w:name="_Toc162461827"/>
      <w:r>
        <w:rPr>
          <w:lang w:val="ru-RU"/>
        </w:rPr>
        <w:t xml:space="preserve">Тестирование средствами </w:t>
      </w:r>
      <w:r>
        <w:t>Signal</w:t>
      </w:r>
      <w:r w:rsidRPr="006406F6">
        <w:rPr>
          <w:lang w:val="ru-RU"/>
        </w:rPr>
        <w:t xml:space="preserve"> </w:t>
      </w:r>
      <w:r>
        <w:t>Tap</w:t>
      </w:r>
      <w:r w:rsidRPr="006406F6">
        <w:rPr>
          <w:lang w:val="ru-RU"/>
        </w:rPr>
        <w:t xml:space="preserve"> </w:t>
      </w:r>
      <w:r>
        <w:t>II</w:t>
      </w:r>
      <w:bookmarkEnd w:id="125"/>
    </w:p>
    <w:p w14:paraId="530C1EC6" w14:textId="77777777" w:rsidR="00CF4798" w:rsidRPr="00571D40" w:rsidRDefault="00CF4798" w:rsidP="00CF4798">
      <w:pPr>
        <w:pStyle w:val="3"/>
        <w:rPr>
          <w:lang w:val="ru-RU"/>
        </w:rPr>
      </w:pPr>
      <w:bookmarkStart w:id="126" w:name="_Toc162461828"/>
      <w:r w:rsidRPr="00571D40">
        <w:rPr>
          <w:lang w:val="ru-RU"/>
        </w:rPr>
        <w:t xml:space="preserve">Тестирование на плате средствами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26"/>
    </w:p>
    <w:p w14:paraId="693F223A" w14:textId="758E5297" w:rsidR="00AE61D0" w:rsidRPr="00AE61D0" w:rsidRDefault="00AE61D0" w:rsidP="00CF4798">
      <w:pPr>
        <w:rPr>
          <w:lang w:val="ru-RU"/>
        </w:rPr>
      </w:pPr>
      <w:r>
        <w:rPr>
          <w:lang w:val="ru-RU"/>
        </w:rPr>
        <w:t xml:space="preserve">Настройки </w:t>
      </w:r>
      <w:r>
        <w:t>Signal</w:t>
      </w:r>
      <w:r w:rsidRPr="00AE61D0">
        <w:rPr>
          <w:lang w:val="ru-RU"/>
        </w:rPr>
        <w:t xml:space="preserve"> </w:t>
      </w:r>
      <w:r>
        <w:t>Tap</w:t>
      </w:r>
      <w:r w:rsidRPr="00AE61D0">
        <w:rPr>
          <w:lang w:val="ru-RU"/>
        </w:rPr>
        <w:t xml:space="preserve"> </w:t>
      </w:r>
      <w:r>
        <w:t>II</w:t>
      </w:r>
      <w:r w:rsidRPr="00AE61D0">
        <w:rPr>
          <w:lang w:val="ru-RU"/>
        </w:rPr>
        <w:t xml:space="preserve"> </w:t>
      </w:r>
      <w:r>
        <w:rPr>
          <w:lang w:val="ru-RU"/>
        </w:rPr>
        <w:t>остаются такими же, единственное, что изменяется, некоторые адреса сигналов, так как для дополнительного задания был создан отдельный проект.</w:t>
      </w:r>
    </w:p>
    <w:p w14:paraId="130580FA" w14:textId="57295F70" w:rsidR="00CF4798" w:rsidRPr="00571D40" w:rsidRDefault="00CF4798" w:rsidP="00CF4798">
      <w:pPr>
        <w:rPr>
          <w:lang w:val="ru-RU"/>
        </w:rPr>
      </w:pPr>
      <w:r w:rsidRPr="00571D40">
        <w:rPr>
          <w:lang w:val="ru-RU"/>
        </w:rPr>
        <w:t>Выполним полную компиляцию. В отчете о компиляции видно, что устройство удовлетворяет временным параметрам.</w:t>
      </w:r>
    </w:p>
    <w:p w14:paraId="5531B1A3" w14:textId="55BB99CA" w:rsidR="00CF4798" w:rsidRDefault="008E49D1" w:rsidP="00CF4798">
      <w:pPr>
        <w:pStyle w:val="a4"/>
      </w:pPr>
      <w:r w:rsidRPr="008E49D1">
        <w:rPr>
          <w:noProof/>
        </w:rPr>
        <w:drawing>
          <wp:inline distT="0" distB="0" distL="0" distR="0" wp14:anchorId="1907AC0F" wp14:editId="4DDFACEF">
            <wp:extent cx="3911600" cy="893687"/>
            <wp:effectExtent l="0" t="0" r="0" b="1905"/>
            <wp:docPr id="1393157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573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0601" cy="89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AA9B" w14:textId="5C1B18B5" w:rsidR="00CF4798" w:rsidRPr="00571D40" w:rsidRDefault="00CF4798" w:rsidP="00CF4798">
      <w:pPr>
        <w:pStyle w:val="a4"/>
        <w:rPr>
          <w:lang w:val="ru-RU"/>
        </w:rPr>
      </w:pPr>
      <w:bookmarkStart w:id="127" w:name="_Toc162461875"/>
      <w:r w:rsidRPr="00571D40">
        <w:rPr>
          <w:lang w:val="ru-RU"/>
        </w:rPr>
        <w:t xml:space="preserve">Рис. </w:t>
      </w:r>
      <w:r>
        <w:fldChar w:fldCharType="begin"/>
      </w:r>
      <w:r w:rsidRPr="00571D40">
        <w:rPr>
          <w:lang w:val="ru-RU"/>
        </w:rPr>
        <w:instrText xml:space="preserve"> </w:instrText>
      </w:r>
      <w:r>
        <w:instrText>SEQ</w:instrText>
      </w:r>
      <w:r w:rsidRPr="00571D40">
        <w:rPr>
          <w:lang w:val="ru-RU"/>
        </w:rPr>
        <w:instrText xml:space="preserve"> Рис. \* </w:instrText>
      </w:r>
      <w:r>
        <w:instrText>ARABIC</w:instrText>
      </w:r>
      <w:r w:rsidRPr="00571D40">
        <w:rPr>
          <w:lang w:val="ru-RU"/>
        </w:rPr>
        <w:instrText xml:space="preserve"> </w:instrText>
      </w:r>
      <w:r>
        <w:fldChar w:fldCharType="separate"/>
      </w:r>
      <w:r w:rsidR="00095E8E">
        <w:rPr>
          <w:noProof/>
        </w:rPr>
        <w:t>46</w:t>
      </w:r>
      <w:r>
        <w:fldChar w:fldCharType="end"/>
      </w:r>
      <w:r w:rsidRPr="00571D40">
        <w:rPr>
          <w:lang w:val="ru-RU"/>
        </w:rPr>
        <w:t xml:space="preserve"> – </w:t>
      </w:r>
      <w:r w:rsidRPr="00571D40">
        <w:rPr>
          <w:noProof/>
          <w:lang w:val="ru-RU"/>
        </w:rPr>
        <w:t>Временные характеристики устройства</w:t>
      </w:r>
      <w:bookmarkEnd w:id="127"/>
    </w:p>
    <w:p w14:paraId="2635E7D5" w14:textId="77777777" w:rsidR="00CF4798" w:rsidRPr="006229F3" w:rsidRDefault="00CF4798" w:rsidP="00CF4798">
      <w:pPr>
        <w:rPr>
          <w:lang w:val="ru-RU"/>
        </w:rPr>
      </w:pPr>
      <w:r w:rsidRPr="00571D40">
        <w:rPr>
          <w:lang w:val="ru-RU"/>
        </w:rPr>
        <w:t xml:space="preserve">Теперь запустим и выполним проверку корректности работы программы на плате. </w:t>
      </w:r>
      <w:r w:rsidRPr="006229F3">
        <w:rPr>
          <w:lang w:val="ru-RU"/>
        </w:rPr>
        <w:t>Выполним загрузку разработанного модуля на плату и запустим тестирование:</w:t>
      </w:r>
    </w:p>
    <w:p w14:paraId="7D0BA307" w14:textId="245EE390" w:rsidR="00CF4798" w:rsidRPr="00411608" w:rsidRDefault="00411608" w:rsidP="00CF4798">
      <w:pPr>
        <w:pStyle w:val="a4"/>
        <w:rPr>
          <w:b/>
          <w:bCs/>
        </w:rPr>
      </w:pPr>
      <w:r w:rsidRPr="00411608">
        <w:rPr>
          <w:b/>
          <w:bCs/>
          <w:noProof/>
        </w:rPr>
        <w:lastRenderedPageBreak/>
        <w:drawing>
          <wp:inline distT="0" distB="0" distL="0" distR="0" wp14:anchorId="674CBF3C" wp14:editId="2CC463FA">
            <wp:extent cx="5940425" cy="873125"/>
            <wp:effectExtent l="0" t="0" r="3175" b="3175"/>
            <wp:docPr id="576043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436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3CC7" w14:textId="0A4C3A27" w:rsidR="00CF4798" w:rsidRDefault="00CF4798" w:rsidP="00CF4798">
      <w:pPr>
        <w:pStyle w:val="a4"/>
        <w:rPr>
          <w:lang w:val="ru-RU"/>
        </w:rPr>
      </w:pPr>
      <w:bookmarkStart w:id="128" w:name="_Toc162461876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095E8E">
        <w:rPr>
          <w:noProof/>
        </w:rPr>
        <w:t>47</w:t>
      </w:r>
      <w:r>
        <w:fldChar w:fldCharType="end"/>
      </w:r>
      <w:r w:rsidRPr="0052102C">
        <w:rPr>
          <w:lang w:val="ru-RU"/>
        </w:rPr>
        <w:t xml:space="preserve"> – Результат </w:t>
      </w:r>
      <w:proofErr w:type="spellStart"/>
      <w:r>
        <w:t>SignalTap</w:t>
      </w:r>
      <w:proofErr w:type="spellEnd"/>
      <w:r w:rsidRPr="0052102C">
        <w:rPr>
          <w:lang w:val="ru-RU"/>
        </w:rPr>
        <w:t xml:space="preserve"> </w:t>
      </w:r>
      <w:r>
        <w:t>II</w:t>
      </w:r>
      <w:bookmarkEnd w:id="128"/>
    </w:p>
    <w:p w14:paraId="667A743C" w14:textId="77777777" w:rsidR="00CF4798" w:rsidRPr="008E49D1" w:rsidRDefault="00CF4798" w:rsidP="00CF4798">
      <w:r>
        <w:rPr>
          <w:lang w:val="ru-RU"/>
        </w:rPr>
        <w:t xml:space="preserve">Полученная временная диаграмма совпадает с той, что была получена в ходе тестирования проекта средствами </w:t>
      </w:r>
      <w:r>
        <w:t>ModelSim</w:t>
      </w:r>
      <w:r w:rsidRPr="0052102C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_Ref162317414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F334D9">
        <w:rPr>
          <w:lang w:val="ru-RU"/>
        </w:rPr>
        <w:t xml:space="preserve">Рис. </w:t>
      </w:r>
      <w:r w:rsidRPr="00EF05EB">
        <w:rPr>
          <w:noProof/>
          <w:lang w:val="ru-RU"/>
        </w:rPr>
        <w:t>34</w:t>
      </w:r>
      <w:r>
        <w:rPr>
          <w:lang w:val="ru-RU"/>
        </w:rPr>
        <w:fldChar w:fldCharType="end"/>
      </w:r>
      <w:r>
        <w:rPr>
          <w:lang w:val="ru-RU"/>
        </w:rPr>
        <w:t>). Данные поступают и передаются на приёмник корректно.</w:t>
      </w:r>
    </w:p>
    <w:p w14:paraId="01120F36" w14:textId="77777777" w:rsidR="0068156E" w:rsidRPr="00E473FB" w:rsidRDefault="0068156E" w:rsidP="001641F1">
      <w:pPr>
        <w:ind w:firstLine="0"/>
        <w:rPr>
          <w:lang w:val="ru-RU"/>
        </w:rPr>
      </w:pPr>
    </w:p>
    <w:p w14:paraId="262B2819" w14:textId="2154273C" w:rsidR="00BD6900" w:rsidRPr="003E3A9C" w:rsidRDefault="00BD6900" w:rsidP="003E3A9C">
      <w:pPr>
        <w:ind w:firstLine="0"/>
      </w:pPr>
      <w:r>
        <w:rPr>
          <w:lang w:val="ru-RU"/>
        </w:rPr>
        <w:br w:type="page"/>
      </w:r>
    </w:p>
    <w:p w14:paraId="0EDF2133" w14:textId="77777777" w:rsidR="00A50A33" w:rsidRDefault="00A50A33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</w:p>
    <w:p w14:paraId="20EBBA27" w14:textId="77007574" w:rsidR="00AC5CE7" w:rsidRDefault="00EB2FE9" w:rsidP="00EA3537">
      <w:pPr>
        <w:pStyle w:val="1"/>
        <w:rPr>
          <w:lang w:val="ru-RU"/>
        </w:rPr>
      </w:pPr>
      <w:bookmarkStart w:id="129" w:name="_Toc161170176"/>
      <w:bookmarkStart w:id="130" w:name="_Toc162461829"/>
      <w:r>
        <w:t>Вывод</w:t>
      </w:r>
      <w:bookmarkEnd w:id="129"/>
      <w:bookmarkEnd w:id="130"/>
    </w:p>
    <w:p w14:paraId="31870DAE" w14:textId="26276E50" w:rsidR="00FC5D06" w:rsidRPr="00FC5D06" w:rsidRDefault="00FC5D06" w:rsidP="00FC5D06">
      <w:pPr>
        <w:rPr>
          <w:lang w:val="ru-RU"/>
        </w:rPr>
      </w:pPr>
      <w:r w:rsidRPr="00FC5D06">
        <w:rPr>
          <w:lang w:val="ru-RU"/>
        </w:rPr>
        <w:t xml:space="preserve">В ходе лабораторной работы успешно разработан и скомпилирован проект в среде ModelSim, включающий в себя </w:t>
      </w:r>
      <w:proofErr w:type="spellStart"/>
      <w:r w:rsidRPr="00FC5D06">
        <w:rPr>
          <w:lang w:val="ru-RU"/>
        </w:rPr>
        <w:t>master</w:t>
      </w:r>
      <w:proofErr w:type="spellEnd"/>
      <w:r w:rsidRPr="00FC5D06">
        <w:rPr>
          <w:lang w:val="ru-RU"/>
        </w:rPr>
        <w:t xml:space="preserve">-модуль и два </w:t>
      </w:r>
      <w:proofErr w:type="spellStart"/>
      <w:r w:rsidRPr="00FC5D06">
        <w:rPr>
          <w:lang w:val="ru-RU"/>
        </w:rPr>
        <w:t>slave</w:t>
      </w:r>
      <w:proofErr w:type="spellEnd"/>
      <w:r w:rsidRPr="00FC5D06">
        <w:rPr>
          <w:lang w:val="ru-RU"/>
        </w:rPr>
        <w:t xml:space="preserve">-модуля: </w:t>
      </w:r>
      <w:proofErr w:type="spellStart"/>
      <w:r w:rsidRPr="00FC5D06">
        <w:rPr>
          <w:lang w:val="ru-RU"/>
        </w:rPr>
        <w:t>my_slave</w:t>
      </w:r>
      <w:proofErr w:type="spellEnd"/>
      <w:r w:rsidRPr="00FC5D06">
        <w:rPr>
          <w:lang w:val="ru-RU"/>
        </w:rPr>
        <w:t xml:space="preserve"> и </w:t>
      </w:r>
      <w:proofErr w:type="spellStart"/>
      <w:r w:rsidRPr="00FC5D06">
        <w:rPr>
          <w:lang w:val="ru-RU"/>
        </w:rPr>
        <w:t>my_slaveWS</w:t>
      </w:r>
      <w:proofErr w:type="spellEnd"/>
      <w:r w:rsidRPr="00FC5D06">
        <w:rPr>
          <w:lang w:val="ru-RU"/>
        </w:rPr>
        <w:t>. Анализ временной диаграммы подтвердил корректность передачи данных между модулями.</w:t>
      </w:r>
    </w:p>
    <w:p w14:paraId="61F4A264" w14:textId="415EE28E" w:rsidR="00FC5D06" w:rsidRPr="00FC5D06" w:rsidRDefault="00FC5D06" w:rsidP="00FC5D06">
      <w:pPr>
        <w:rPr>
          <w:lang w:val="ru-RU"/>
        </w:rPr>
      </w:pPr>
      <w:r w:rsidRPr="00FC5D06">
        <w:rPr>
          <w:lang w:val="ru-RU"/>
        </w:rPr>
        <w:t>В `</w:t>
      </w:r>
      <w:proofErr w:type="spellStart"/>
      <w:r w:rsidRPr="00FC5D06">
        <w:rPr>
          <w:lang w:val="ru-RU"/>
        </w:rPr>
        <w:t>my_slave</w:t>
      </w:r>
      <w:proofErr w:type="spellEnd"/>
      <w:r w:rsidRPr="00FC5D06">
        <w:rPr>
          <w:lang w:val="ru-RU"/>
        </w:rPr>
        <w:t>`, являющемся 8-битным устройством, подается 32 бита данных, что требует организации очереди для их записи. Именно поэтому возникает необходимость в использовании сигнала wr1D, чтобы обработать эти данные порциями по 8 бит.</w:t>
      </w:r>
    </w:p>
    <w:p w14:paraId="7DD1378A" w14:textId="03B48DF1" w:rsidR="00FC5D06" w:rsidRPr="00FC5D06" w:rsidRDefault="00FC5D06" w:rsidP="00FC5D06">
      <w:pPr>
        <w:rPr>
          <w:lang w:val="ru-RU"/>
        </w:rPr>
      </w:pPr>
      <w:r w:rsidRPr="00FC5D06">
        <w:rPr>
          <w:lang w:val="ru-RU"/>
        </w:rPr>
        <w:t xml:space="preserve">С другой стороны, второй </w:t>
      </w:r>
      <w:proofErr w:type="spellStart"/>
      <w:r w:rsidRPr="00FC5D06">
        <w:rPr>
          <w:lang w:val="ru-RU"/>
        </w:rPr>
        <w:t>slave</w:t>
      </w:r>
      <w:proofErr w:type="spellEnd"/>
      <w:r w:rsidRPr="00FC5D06">
        <w:rPr>
          <w:lang w:val="ru-RU"/>
        </w:rPr>
        <w:t xml:space="preserve"> (</w:t>
      </w:r>
      <w:proofErr w:type="spellStart"/>
      <w:r w:rsidRPr="00FC5D06">
        <w:rPr>
          <w:lang w:val="ru-RU"/>
        </w:rPr>
        <w:t>my_slaveWS</w:t>
      </w:r>
      <w:proofErr w:type="spellEnd"/>
      <w:r w:rsidRPr="00FC5D06">
        <w:rPr>
          <w:lang w:val="ru-RU"/>
        </w:rPr>
        <w:t>) является 32-битным устройством, что позволяет обрабатывать 32-битные данные сразу, без необходимости в организации очереди. Поэтому для него используется сигнал wr2D, и данные обрабатываются непосредственно.</w:t>
      </w:r>
    </w:p>
    <w:p w14:paraId="004B3A14" w14:textId="401A0DBB" w:rsidR="005069F7" w:rsidRPr="005069F7" w:rsidRDefault="00FC5D06" w:rsidP="00FC5D06">
      <w:pPr>
        <w:rPr>
          <w:lang w:val="ru-RU"/>
        </w:rPr>
      </w:pPr>
      <w:r w:rsidRPr="00FC5D06">
        <w:rPr>
          <w:lang w:val="ru-RU"/>
        </w:rPr>
        <w:t xml:space="preserve">Внесенные изменения в адреса и данные были успешно учтены в проекте, и временная диаграмма верно отображает процесс обмена данными между </w:t>
      </w:r>
      <w:proofErr w:type="spellStart"/>
      <w:r w:rsidRPr="00FC5D06">
        <w:rPr>
          <w:lang w:val="ru-RU"/>
        </w:rPr>
        <w:t>master</w:t>
      </w:r>
      <w:proofErr w:type="spellEnd"/>
      <w:r w:rsidRPr="00FC5D06">
        <w:rPr>
          <w:lang w:val="ru-RU"/>
        </w:rPr>
        <w:t xml:space="preserve">- и </w:t>
      </w:r>
      <w:proofErr w:type="spellStart"/>
      <w:r w:rsidRPr="00FC5D06">
        <w:rPr>
          <w:lang w:val="ru-RU"/>
        </w:rPr>
        <w:t>slave</w:t>
      </w:r>
      <w:proofErr w:type="spellEnd"/>
      <w:r w:rsidRPr="00FC5D06">
        <w:rPr>
          <w:lang w:val="ru-RU"/>
        </w:rPr>
        <w:t>-модулями, учитывая их особенности и требования к обработке данных.</w:t>
      </w:r>
    </w:p>
    <w:sectPr w:rsidR="005069F7" w:rsidRPr="005069F7" w:rsidSect="0042393B">
      <w:foot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AEE94D" w14:textId="77777777" w:rsidR="0042393B" w:rsidRDefault="0042393B" w:rsidP="00280658">
      <w:r>
        <w:separator/>
      </w:r>
    </w:p>
  </w:endnote>
  <w:endnote w:type="continuationSeparator" w:id="0">
    <w:p w14:paraId="0E231E24" w14:textId="77777777" w:rsidR="0042393B" w:rsidRDefault="0042393B" w:rsidP="00280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442122"/>
      <w:docPartObj>
        <w:docPartGallery w:val="Page Numbers (Bottom of Page)"/>
        <w:docPartUnique/>
      </w:docPartObj>
    </w:sdtPr>
    <w:sdtContent>
      <w:p w14:paraId="210E4B36" w14:textId="7CF267B4" w:rsidR="00842F52" w:rsidRDefault="00842F52" w:rsidP="00CE4D4E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42F2ED" w14:textId="77777777" w:rsidR="00842F52" w:rsidRDefault="00842F52" w:rsidP="0028065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0F2A8A" w14:textId="77777777" w:rsidR="0042393B" w:rsidRDefault="0042393B" w:rsidP="00280658">
      <w:r>
        <w:separator/>
      </w:r>
    </w:p>
  </w:footnote>
  <w:footnote w:type="continuationSeparator" w:id="0">
    <w:p w14:paraId="54A7AEE3" w14:textId="77777777" w:rsidR="0042393B" w:rsidRDefault="0042393B" w:rsidP="002806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84564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97C361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147C72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69B4DA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5" w15:restartNumberingAfterBreak="0">
    <w:nsid w:val="13112E50"/>
    <w:multiLevelType w:val="hybridMultilevel"/>
    <w:tmpl w:val="DA02F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D718F"/>
    <w:multiLevelType w:val="multilevel"/>
    <w:tmpl w:val="C520EF1E"/>
    <w:lvl w:ilvl="0">
      <w:start w:val="1"/>
      <w:numFmt w:val="decimal"/>
      <w:pStyle w:val="1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46946295"/>
    <w:multiLevelType w:val="hybridMultilevel"/>
    <w:tmpl w:val="8152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F77BB"/>
    <w:multiLevelType w:val="multilevel"/>
    <w:tmpl w:val="BDB69D7E"/>
    <w:lvl w:ilvl="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6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7" w:hanging="1800"/>
      </w:pPr>
      <w:rPr>
        <w:rFonts w:hint="default"/>
      </w:rPr>
    </w:lvl>
  </w:abstractNum>
  <w:abstractNum w:abstractNumId="9" w15:restartNumberingAfterBreak="0">
    <w:nsid w:val="50A3457F"/>
    <w:multiLevelType w:val="hybridMultilevel"/>
    <w:tmpl w:val="D1FAEE30"/>
    <w:lvl w:ilvl="0" w:tplc="041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0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3236FA4"/>
    <w:multiLevelType w:val="hybridMultilevel"/>
    <w:tmpl w:val="EA7420B4"/>
    <w:lvl w:ilvl="0" w:tplc="AA32F5B0"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883449525">
    <w:abstractNumId w:val="4"/>
  </w:num>
  <w:num w:numId="2" w16cid:durableId="2055233219">
    <w:abstractNumId w:val="10"/>
  </w:num>
  <w:num w:numId="3" w16cid:durableId="268968928">
    <w:abstractNumId w:val="5"/>
  </w:num>
  <w:num w:numId="4" w16cid:durableId="755132190">
    <w:abstractNumId w:val="7"/>
  </w:num>
  <w:num w:numId="5" w16cid:durableId="1365597169">
    <w:abstractNumId w:val="0"/>
  </w:num>
  <w:num w:numId="6" w16cid:durableId="811950346">
    <w:abstractNumId w:val="3"/>
  </w:num>
  <w:num w:numId="7" w16cid:durableId="996878870">
    <w:abstractNumId w:val="9"/>
  </w:num>
  <w:num w:numId="8" w16cid:durableId="2134669421">
    <w:abstractNumId w:val="8"/>
  </w:num>
  <w:num w:numId="9" w16cid:durableId="1899515932">
    <w:abstractNumId w:val="2"/>
  </w:num>
  <w:num w:numId="10" w16cid:durableId="8231584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48218279">
    <w:abstractNumId w:val="6"/>
  </w:num>
  <w:num w:numId="12" w16cid:durableId="1982472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38278651">
    <w:abstractNumId w:val="1"/>
  </w:num>
  <w:num w:numId="14" w16cid:durableId="1274820530">
    <w:abstractNumId w:val="11"/>
  </w:num>
  <w:num w:numId="15" w16cid:durableId="21057852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t Nepo">
    <w15:presenceInfo w15:providerId="Windows Live" w15:userId="3b956cae889607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963"/>
    <w:rsid w:val="000037FA"/>
    <w:rsid w:val="00015967"/>
    <w:rsid w:val="000163CA"/>
    <w:rsid w:val="000179C6"/>
    <w:rsid w:val="00020A47"/>
    <w:rsid w:val="00026B4C"/>
    <w:rsid w:val="000305BE"/>
    <w:rsid w:val="00032E57"/>
    <w:rsid w:val="000331DA"/>
    <w:rsid w:val="00033D14"/>
    <w:rsid w:val="00037667"/>
    <w:rsid w:val="000378D7"/>
    <w:rsid w:val="00042825"/>
    <w:rsid w:val="00054428"/>
    <w:rsid w:val="00054E07"/>
    <w:rsid w:val="000568A9"/>
    <w:rsid w:val="000575E0"/>
    <w:rsid w:val="00062EF9"/>
    <w:rsid w:val="00063EEF"/>
    <w:rsid w:val="00066B09"/>
    <w:rsid w:val="00071840"/>
    <w:rsid w:val="00074B1D"/>
    <w:rsid w:val="00081774"/>
    <w:rsid w:val="00084FC2"/>
    <w:rsid w:val="00094AC5"/>
    <w:rsid w:val="00095E8E"/>
    <w:rsid w:val="000A2405"/>
    <w:rsid w:val="000A3611"/>
    <w:rsid w:val="000A5961"/>
    <w:rsid w:val="000A7EDB"/>
    <w:rsid w:val="000B22CD"/>
    <w:rsid w:val="000B4ACA"/>
    <w:rsid w:val="000B54FE"/>
    <w:rsid w:val="000C235A"/>
    <w:rsid w:val="000C3550"/>
    <w:rsid w:val="000C68E8"/>
    <w:rsid w:val="000D049C"/>
    <w:rsid w:val="000E0178"/>
    <w:rsid w:val="000E1E8F"/>
    <w:rsid w:val="000E55A0"/>
    <w:rsid w:val="000F01A4"/>
    <w:rsid w:val="000F6357"/>
    <w:rsid w:val="000F6CEB"/>
    <w:rsid w:val="000F7AFA"/>
    <w:rsid w:val="0010507A"/>
    <w:rsid w:val="001112A0"/>
    <w:rsid w:val="00111CF2"/>
    <w:rsid w:val="00111D34"/>
    <w:rsid w:val="0011345D"/>
    <w:rsid w:val="001144DB"/>
    <w:rsid w:val="00116619"/>
    <w:rsid w:val="00123ACB"/>
    <w:rsid w:val="00125371"/>
    <w:rsid w:val="00127B39"/>
    <w:rsid w:val="0014175F"/>
    <w:rsid w:val="001428D4"/>
    <w:rsid w:val="00146C16"/>
    <w:rsid w:val="00152AB2"/>
    <w:rsid w:val="001641F1"/>
    <w:rsid w:val="001643DA"/>
    <w:rsid w:val="00165215"/>
    <w:rsid w:val="0016525D"/>
    <w:rsid w:val="00165426"/>
    <w:rsid w:val="00170900"/>
    <w:rsid w:val="0017120D"/>
    <w:rsid w:val="00171659"/>
    <w:rsid w:val="00171949"/>
    <w:rsid w:val="00172831"/>
    <w:rsid w:val="00184BBA"/>
    <w:rsid w:val="00185474"/>
    <w:rsid w:val="0018702F"/>
    <w:rsid w:val="001910DD"/>
    <w:rsid w:val="0019661B"/>
    <w:rsid w:val="00197668"/>
    <w:rsid w:val="001A41F1"/>
    <w:rsid w:val="001A7A1B"/>
    <w:rsid w:val="001B1E6D"/>
    <w:rsid w:val="001B1F84"/>
    <w:rsid w:val="001C484C"/>
    <w:rsid w:val="001C4D31"/>
    <w:rsid w:val="001C78AE"/>
    <w:rsid w:val="001D0383"/>
    <w:rsid w:val="001D78A8"/>
    <w:rsid w:val="001D7AB7"/>
    <w:rsid w:val="001D7BB5"/>
    <w:rsid w:val="001E75FD"/>
    <w:rsid w:val="001F00B2"/>
    <w:rsid w:val="001F46F8"/>
    <w:rsid w:val="00201EA1"/>
    <w:rsid w:val="00203729"/>
    <w:rsid w:val="00211FCB"/>
    <w:rsid w:val="00212D21"/>
    <w:rsid w:val="00213C45"/>
    <w:rsid w:val="00217C30"/>
    <w:rsid w:val="00224356"/>
    <w:rsid w:val="00231090"/>
    <w:rsid w:val="00232D65"/>
    <w:rsid w:val="002402B4"/>
    <w:rsid w:val="00241FE9"/>
    <w:rsid w:val="00242265"/>
    <w:rsid w:val="002431F7"/>
    <w:rsid w:val="002434AC"/>
    <w:rsid w:val="002448AD"/>
    <w:rsid w:val="00247579"/>
    <w:rsid w:val="00247C39"/>
    <w:rsid w:val="002533B3"/>
    <w:rsid w:val="00253DCA"/>
    <w:rsid w:val="00260AC7"/>
    <w:rsid w:val="00261FE0"/>
    <w:rsid w:val="00264B65"/>
    <w:rsid w:val="00273792"/>
    <w:rsid w:val="00275B5D"/>
    <w:rsid w:val="00280658"/>
    <w:rsid w:val="00281BFF"/>
    <w:rsid w:val="002866DC"/>
    <w:rsid w:val="00294FD8"/>
    <w:rsid w:val="00296904"/>
    <w:rsid w:val="002A2659"/>
    <w:rsid w:val="002B136A"/>
    <w:rsid w:val="002B17E2"/>
    <w:rsid w:val="002C351F"/>
    <w:rsid w:val="002C7702"/>
    <w:rsid w:val="002D31C9"/>
    <w:rsid w:val="002D45DD"/>
    <w:rsid w:val="002D66D2"/>
    <w:rsid w:val="002E53AA"/>
    <w:rsid w:val="002E6B72"/>
    <w:rsid w:val="002F0315"/>
    <w:rsid w:val="002F0E67"/>
    <w:rsid w:val="002F1DAA"/>
    <w:rsid w:val="002F1F3E"/>
    <w:rsid w:val="002F4192"/>
    <w:rsid w:val="002F5A61"/>
    <w:rsid w:val="002F62E0"/>
    <w:rsid w:val="003105B5"/>
    <w:rsid w:val="003135F5"/>
    <w:rsid w:val="0031414C"/>
    <w:rsid w:val="003146B4"/>
    <w:rsid w:val="003276C1"/>
    <w:rsid w:val="0033111D"/>
    <w:rsid w:val="00332E8D"/>
    <w:rsid w:val="00336A35"/>
    <w:rsid w:val="00336B5C"/>
    <w:rsid w:val="00340F64"/>
    <w:rsid w:val="0034188A"/>
    <w:rsid w:val="00341F8B"/>
    <w:rsid w:val="003452DC"/>
    <w:rsid w:val="0034699C"/>
    <w:rsid w:val="00347897"/>
    <w:rsid w:val="00352327"/>
    <w:rsid w:val="00354676"/>
    <w:rsid w:val="00355F28"/>
    <w:rsid w:val="003600A5"/>
    <w:rsid w:val="00364368"/>
    <w:rsid w:val="00365659"/>
    <w:rsid w:val="00365AAE"/>
    <w:rsid w:val="00373152"/>
    <w:rsid w:val="00375B3B"/>
    <w:rsid w:val="003765C9"/>
    <w:rsid w:val="003831F7"/>
    <w:rsid w:val="00385B0D"/>
    <w:rsid w:val="00386043"/>
    <w:rsid w:val="00391156"/>
    <w:rsid w:val="0039669C"/>
    <w:rsid w:val="003A27D2"/>
    <w:rsid w:val="003A3E77"/>
    <w:rsid w:val="003A73C7"/>
    <w:rsid w:val="003A7816"/>
    <w:rsid w:val="003A7D84"/>
    <w:rsid w:val="003B3081"/>
    <w:rsid w:val="003B50EA"/>
    <w:rsid w:val="003C28E0"/>
    <w:rsid w:val="003C2E2D"/>
    <w:rsid w:val="003C630F"/>
    <w:rsid w:val="003C6CBF"/>
    <w:rsid w:val="003C72D3"/>
    <w:rsid w:val="003D1EED"/>
    <w:rsid w:val="003D365D"/>
    <w:rsid w:val="003D3B4D"/>
    <w:rsid w:val="003D6CF6"/>
    <w:rsid w:val="003E0230"/>
    <w:rsid w:val="003E3868"/>
    <w:rsid w:val="003E3A9C"/>
    <w:rsid w:val="003E5010"/>
    <w:rsid w:val="003E6516"/>
    <w:rsid w:val="003F059D"/>
    <w:rsid w:val="003F0884"/>
    <w:rsid w:val="003F555E"/>
    <w:rsid w:val="003F5FD9"/>
    <w:rsid w:val="003F7399"/>
    <w:rsid w:val="00401F13"/>
    <w:rsid w:val="004023BE"/>
    <w:rsid w:val="00402C33"/>
    <w:rsid w:val="0040657A"/>
    <w:rsid w:val="004108D0"/>
    <w:rsid w:val="004112E7"/>
    <w:rsid w:val="00411608"/>
    <w:rsid w:val="004116AE"/>
    <w:rsid w:val="00412CF2"/>
    <w:rsid w:val="00413DE0"/>
    <w:rsid w:val="00415BB4"/>
    <w:rsid w:val="00416CA4"/>
    <w:rsid w:val="0042393B"/>
    <w:rsid w:val="00427394"/>
    <w:rsid w:val="004303B2"/>
    <w:rsid w:val="0043254C"/>
    <w:rsid w:val="004327AD"/>
    <w:rsid w:val="00432D20"/>
    <w:rsid w:val="00434514"/>
    <w:rsid w:val="00441524"/>
    <w:rsid w:val="0044498F"/>
    <w:rsid w:val="00445BA1"/>
    <w:rsid w:val="00446347"/>
    <w:rsid w:val="00451E94"/>
    <w:rsid w:val="00452636"/>
    <w:rsid w:val="00452B13"/>
    <w:rsid w:val="004553E8"/>
    <w:rsid w:val="004563F1"/>
    <w:rsid w:val="004564B8"/>
    <w:rsid w:val="00456983"/>
    <w:rsid w:val="004619BF"/>
    <w:rsid w:val="0046440D"/>
    <w:rsid w:val="004661D5"/>
    <w:rsid w:val="00467ED3"/>
    <w:rsid w:val="004751B8"/>
    <w:rsid w:val="0047569F"/>
    <w:rsid w:val="0047773B"/>
    <w:rsid w:val="00485E0F"/>
    <w:rsid w:val="004878A4"/>
    <w:rsid w:val="00487EC9"/>
    <w:rsid w:val="00491900"/>
    <w:rsid w:val="0049599D"/>
    <w:rsid w:val="004A1A9D"/>
    <w:rsid w:val="004A2688"/>
    <w:rsid w:val="004B1D26"/>
    <w:rsid w:val="004B359A"/>
    <w:rsid w:val="004B65AB"/>
    <w:rsid w:val="004B7ED8"/>
    <w:rsid w:val="004C4C62"/>
    <w:rsid w:val="004C515C"/>
    <w:rsid w:val="004D3ED5"/>
    <w:rsid w:val="004D64C7"/>
    <w:rsid w:val="004E1A5F"/>
    <w:rsid w:val="004E2BF5"/>
    <w:rsid w:val="004E6F36"/>
    <w:rsid w:val="004F04EA"/>
    <w:rsid w:val="004F0A75"/>
    <w:rsid w:val="004F0F37"/>
    <w:rsid w:val="004F1958"/>
    <w:rsid w:val="004F3822"/>
    <w:rsid w:val="004F4C6F"/>
    <w:rsid w:val="004F4E02"/>
    <w:rsid w:val="004F6CFF"/>
    <w:rsid w:val="004F6E5B"/>
    <w:rsid w:val="004F7C2A"/>
    <w:rsid w:val="004F7ED1"/>
    <w:rsid w:val="00500D26"/>
    <w:rsid w:val="005065D7"/>
    <w:rsid w:val="005069F7"/>
    <w:rsid w:val="0052102C"/>
    <w:rsid w:val="005222C4"/>
    <w:rsid w:val="005228E8"/>
    <w:rsid w:val="005243F2"/>
    <w:rsid w:val="00527509"/>
    <w:rsid w:val="005275EF"/>
    <w:rsid w:val="00530354"/>
    <w:rsid w:val="00531B6F"/>
    <w:rsid w:val="0053268E"/>
    <w:rsid w:val="00537EEF"/>
    <w:rsid w:val="00541825"/>
    <w:rsid w:val="005427B1"/>
    <w:rsid w:val="00542DD6"/>
    <w:rsid w:val="00550E35"/>
    <w:rsid w:val="005517D9"/>
    <w:rsid w:val="0055290F"/>
    <w:rsid w:val="00553D7F"/>
    <w:rsid w:val="005542DD"/>
    <w:rsid w:val="0055515E"/>
    <w:rsid w:val="00556A20"/>
    <w:rsid w:val="00560F33"/>
    <w:rsid w:val="00562BB4"/>
    <w:rsid w:val="00564AF7"/>
    <w:rsid w:val="00566B27"/>
    <w:rsid w:val="0056700D"/>
    <w:rsid w:val="00571D0C"/>
    <w:rsid w:val="00571D40"/>
    <w:rsid w:val="005720A4"/>
    <w:rsid w:val="00574D3B"/>
    <w:rsid w:val="00576761"/>
    <w:rsid w:val="005767FC"/>
    <w:rsid w:val="00580385"/>
    <w:rsid w:val="00580AB3"/>
    <w:rsid w:val="00581CA5"/>
    <w:rsid w:val="00582345"/>
    <w:rsid w:val="00585A9C"/>
    <w:rsid w:val="005870FD"/>
    <w:rsid w:val="005966A4"/>
    <w:rsid w:val="00596A69"/>
    <w:rsid w:val="005A2A9B"/>
    <w:rsid w:val="005A2BF4"/>
    <w:rsid w:val="005B0289"/>
    <w:rsid w:val="005B1578"/>
    <w:rsid w:val="005B6D7E"/>
    <w:rsid w:val="005C09AA"/>
    <w:rsid w:val="005C3245"/>
    <w:rsid w:val="005C5D50"/>
    <w:rsid w:val="005D0F9D"/>
    <w:rsid w:val="005D3963"/>
    <w:rsid w:val="005D63A6"/>
    <w:rsid w:val="005D6853"/>
    <w:rsid w:val="005D7731"/>
    <w:rsid w:val="005D7E60"/>
    <w:rsid w:val="005D7F44"/>
    <w:rsid w:val="005E1663"/>
    <w:rsid w:val="005E7475"/>
    <w:rsid w:val="005E7853"/>
    <w:rsid w:val="005F0AB3"/>
    <w:rsid w:val="005F0DDE"/>
    <w:rsid w:val="005F14D8"/>
    <w:rsid w:val="005F3E14"/>
    <w:rsid w:val="00611DBA"/>
    <w:rsid w:val="00620B7E"/>
    <w:rsid w:val="00621F1A"/>
    <w:rsid w:val="00622020"/>
    <w:rsid w:val="006229F3"/>
    <w:rsid w:val="006241EA"/>
    <w:rsid w:val="00626D53"/>
    <w:rsid w:val="00634DFA"/>
    <w:rsid w:val="006403C1"/>
    <w:rsid w:val="006406F6"/>
    <w:rsid w:val="0064415F"/>
    <w:rsid w:val="00646807"/>
    <w:rsid w:val="00647825"/>
    <w:rsid w:val="00647F62"/>
    <w:rsid w:val="006511D6"/>
    <w:rsid w:val="0065466B"/>
    <w:rsid w:val="00654CDA"/>
    <w:rsid w:val="0066337C"/>
    <w:rsid w:val="0066434F"/>
    <w:rsid w:val="0067017D"/>
    <w:rsid w:val="00670589"/>
    <w:rsid w:val="00672A7B"/>
    <w:rsid w:val="006731AE"/>
    <w:rsid w:val="00674AAA"/>
    <w:rsid w:val="0068062D"/>
    <w:rsid w:val="0068156E"/>
    <w:rsid w:val="00682E95"/>
    <w:rsid w:val="006874D9"/>
    <w:rsid w:val="00687675"/>
    <w:rsid w:val="00695B3D"/>
    <w:rsid w:val="00696629"/>
    <w:rsid w:val="00697D1D"/>
    <w:rsid w:val="006A2B17"/>
    <w:rsid w:val="006A32A3"/>
    <w:rsid w:val="006A475A"/>
    <w:rsid w:val="006A4EBF"/>
    <w:rsid w:val="006A6967"/>
    <w:rsid w:val="006A6D07"/>
    <w:rsid w:val="006B0B25"/>
    <w:rsid w:val="006B2104"/>
    <w:rsid w:val="006B30E9"/>
    <w:rsid w:val="006C0860"/>
    <w:rsid w:val="006C2D7E"/>
    <w:rsid w:val="006C431F"/>
    <w:rsid w:val="006C6395"/>
    <w:rsid w:val="006C732C"/>
    <w:rsid w:val="006D357D"/>
    <w:rsid w:val="006D40A3"/>
    <w:rsid w:val="006D6600"/>
    <w:rsid w:val="006E4DD4"/>
    <w:rsid w:val="006E77F2"/>
    <w:rsid w:val="006F3BFB"/>
    <w:rsid w:val="00701B03"/>
    <w:rsid w:val="00702741"/>
    <w:rsid w:val="00710894"/>
    <w:rsid w:val="0071494A"/>
    <w:rsid w:val="0071495D"/>
    <w:rsid w:val="00714BB2"/>
    <w:rsid w:val="0071597F"/>
    <w:rsid w:val="00716DD1"/>
    <w:rsid w:val="00717455"/>
    <w:rsid w:val="00717505"/>
    <w:rsid w:val="0072599F"/>
    <w:rsid w:val="007271E6"/>
    <w:rsid w:val="007342BF"/>
    <w:rsid w:val="00750D64"/>
    <w:rsid w:val="00750DD2"/>
    <w:rsid w:val="007523ED"/>
    <w:rsid w:val="00753D29"/>
    <w:rsid w:val="007554B4"/>
    <w:rsid w:val="007570E7"/>
    <w:rsid w:val="007578A3"/>
    <w:rsid w:val="00763B8E"/>
    <w:rsid w:val="00764681"/>
    <w:rsid w:val="00764A43"/>
    <w:rsid w:val="00764C66"/>
    <w:rsid w:val="00765247"/>
    <w:rsid w:val="00771DC7"/>
    <w:rsid w:val="00772808"/>
    <w:rsid w:val="007752E3"/>
    <w:rsid w:val="00775345"/>
    <w:rsid w:val="00775F7A"/>
    <w:rsid w:val="007766B6"/>
    <w:rsid w:val="0078019C"/>
    <w:rsid w:val="0078158F"/>
    <w:rsid w:val="00781B93"/>
    <w:rsid w:val="00783F60"/>
    <w:rsid w:val="0078560F"/>
    <w:rsid w:val="00787B7F"/>
    <w:rsid w:val="007A077B"/>
    <w:rsid w:val="007A0B49"/>
    <w:rsid w:val="007A29C6"/>
    <w:rsid w:val="007A3235"/>
    <w:rsid w:val="007A501A"/>
    <w:rsid w:val="007A6DDA"/>
    <w:rsid w:val="007B3D50"/>
    <w:rsid w:val="007C0A51"/>
    <w:rsid w:val="007C1C48"/>
    <w:rsid w:val="007D3EEF"/>
    <w:rsid w:val="007E0C0B"/>
    <w:rsid w:val="007E3464"/>
    <w:rsid w:val="007E3697"/>
    <w:rsid w:val="007E4DD6"/>
    <w:rsid w:val="007F1982"/>
    <w:rsid w:val="007F558A"/>
    <w:rsid w:val="007F5908"/>
    <w:rsid w:val="007F5AE4"/>
    <w:rsid w:val="007F6B5A"/>
    <w:rsid w:val="00800DA9"/>
    <w:rsid w:val="00806515"/>
    <w:rsid w:val="00812514"/>
    <w:rsid w:val="00815249"/>
    <w:rsid w:val="00824C55"/>
    <w:rsid w:val="008264C7"/>
    <w:rsid w:val="00827CF7"/>
    <w:rsid w:val="00830214"/>
    <w:rsid w:val="00831175"/>
    <w:rsid w:val="00831258"/>
    <w:rsid w:val="00833960"/>
    <w:rsid w:val="00840F89"/>
    <w:rsid w:val="00841626"/>
    <w:rsid w:val="00842F52"/>
    <w:rsid w:val="00843B93"/>
    <w:rsid w:val="008462D6"/>
    <w:rsid w:val="00846B2D"/>
    <w:rsid w:val="00850150"/>
    <w:rsid w:val="00851975"/>
    <w:rsid w:val="008528FD"/>
    <w:rsid w:val="00856692"/>
    <w:rsid w:val="00857C42"/>
    <w:rsid w:val="008626B2"/>
    <w:rsid w:val="00863240"/>
    <w:rsid w:val="00863D1F"/>
    <w:rsid w:val="00871B77"/>
    <w:rsid w:val="008729E1"/>
    <w:rsid w:val="008731C2"/>
    <w:rsid w:val="00873607"/>
    <w:rsid w:val="00873640"/>
    <w:rsid w:val="0088545F"/>
    <w:rsid w:val="00891787"/>
    <w:rsid w:val="008A1DED"/>
    <w:rsid w:val="008A23B2"/>
    <w:rsid w:val="008A5754"/>
    <w:rsid w:val="008A758E"/>
    <w:rsid w:val="008A7862"/>
    <w:rsid w:val="008A7D7D"/>
    <w:rsid w:val="008C0773"/>
    <w:rsid w:val="008C13EE"/>
    <w:rsid w:val="008C539F"/>
    <w:rsid w:val="008C5AC5"/>
    <w:rsid w:val="008C6365"/>
    <w:rsid w:val="008C649E"/>
    <w:rsid w:val="008C6BEE"/>
    <w:rsid w:val="008C73C9"/>
    <w:rsid w:val="008C752D"/>
    <w:rsid w:val="008D27CD"/>
    <w:rsid w:val="008D53CD"/>
    <w:rsid w:val="008D737E"/>
    <w:rsid w:val="008D7C07"/>
    <w:rsid w:val="008E3BC2"/>
    <w:rsid w:val="008E42E5"/>
    <w:rsid w:val="008E49D1"/>
    <w:rsid w:val="008E5EB7"/>
    <w:rsid w:val="008F3136"/>
    <w:rsid w:val="008F4DCA"/>
    <w:rsid w:val="008F73D3"/>
    <w:rsid w:val="00902B75"/>
    <w:rsid w:val="009052DB"/>
    <w:rsid w:val="009071F6"/>
    <w:rsid w:val="00910B71"/>
    <w:rsid w:val="00917EA2"/>
    <w:rsid w:val="00920EE5"/>
    <w:rsid w:val="0092172E"/>
    <w:rsid w:val="00922066"/>
    <w:rsid w:val="00922823"/>
    <w:rsid w:val="0092290E"/>
    <w:rsid w:val="00924BCD"/>
    <w:rsid w:val="00927B57"/>
    <w:rsid w:val="009421AA"/>
    <w:rsid w:val="009436A8"/>
    <w:rsid w:val="009461D0"/>
    <w:rsid w:val="009466F9"/>
    <w:rsid w:val="00952573"/>
    <w:rsid w:val="00952AEE"/>
    <w:rsid w:val="0096365E"/>
    <w:rsid w:val="00964B59"/>
    <w:rsid w:val="009763C1"/>
    <w:rsid w:val="009768F0"/>
    <w:rsid w:val="00980B08"/>
    <w:rsid w:val="00981B27"/>
    <w:rsid w:val="00990BF3"/>
    <w:rsid w:val="0099118B"/>
    <w:rsid w:val="00992EBD"/>
    <w:rsid w:val="009A3D54"/>
    <w:rsid w:val="009A72B3"/>
    <w:rsid w:val="009B2EF8"/>
    <w:rsid w:val="009B7378"/>
    <w:rsid w:val="009C42BE"/>
    <w:rsid w:val="009C668E"/>
    <w:rsid w:val="009D109F"/>
    <w:rsid w:val="009D759D"/>
    <w:rsid w:val="009E3B1F"/>
    <w:rsid w:val="009E4BDC"/>
    <w:rsid w:val="009E6A6D"/>
    <w:rsid w:val="009E76E1"/>
    <w:rsid w:val="009F13D3"/>
    <w:rsid w:val="009F4088"/>
    <w:rsid w:val="009F7553"/>
    <w:rsid w:val="009F7682"/>
    <w:rsid w:val="00A00699"/>
    <w:rsid w:val="00A012FB"/>
    <w:rsid w:val="00A13767"/>
    <w:rsid w:val="00A14FDE"/>
    <w:rsid w:val="00A1628D"/>
    <w:rsid w:val="00A16598"/>
    <w:rsid w:val="00A21A92"/>
    <w:rsid w:val="00A228EE"/>
    <w:rsid w:val="00A36E5F"/>
    <w:rsid w:val="00A40A6C"/>
    <w:rsid w:val="00A40D95"/>
    <w:rsid w:val="00A44A36"/>
    <w:rsid w:val="00A4762F"/>
    <w:rsid w:val="00A47E15"/>
    <w:rsid w:val="00A50A33"/>
    <w:rsid w:val="00A5131B"/>
    <w:rsid w:val="00A60538"/>
    <w:rsid w:val="00A705AB"/>
    <w:rsid w:val="00A80245"/>
    <w:rsid w:val="00A817DD"/>
    <w:rsid w:val="00A81B25"/>
    <w:rsid w:val="00A83984"/>
    <w:rsid w:val="00A92163"/>
    <w:rsid w:val="00A928DB"/>
    <w:rsid w:val="00A94B5B"/>
    <w:rsid w:val="00A94D95"/>
    <w:rsid w:val="00A94DF4"/>
    <w:rsid w:val="00A950BD"/>
    <w:rsid w:val="00A9678C"/>
    <w:rsid w:val="00A96B29"/>
    <w:rsid w:val="00A96B93"/>
    <w:rsid w:val="00AA2A0C"/>
    <w:rsid w:val="00AA527D"/>
    <w:rsid w:val="00AA6F15"/>
    <w:rsid w:val="00AB3D5E"/>
    <w:rsid w:val="00AC35A5"/>
    <w:rsid w:val="00AC5CE7"/>
    <w:rsid w:val="00AC78F0"/>
    <w:rsid w:val="00AD187A"/>
    <w:rsid w:val="00AD35C7"/>
    <w:rsid w:val="00AD5042"/>
    <w:rsid w:val="00AD5B93"/>
    <w:rsid w:val="00AD63F9"/>
    <w:rsid w:val="00AE1D49"/>
    <w:rsid w:val="00AE3DFC"/>
    <w:rsid w:val="00AE61D0"/>
    <w:rsid w:val="00AE64E9"/>
    <w:rsid w:val="00AF0F2D"/>
    <w:rsid w:val="00B00507"/>
    <w:rsid w:val="00B029B9"/>
    <w:rsid w:val="00B03BFD"/>
    <w:rsid w:val="00B040E1"/>
    <w:rsid w:val="00B064AC"/>
    <w:rsid w:val="00B078B6"/>
    <w:rsid w:val="00B07A1C"/>
    <w:rsid w:val="00B13182"/>
    <w:rsid w:val="00B14717"/>
    <w:rsid w:val="00B1646E"/>
    <w:rsid w:val="00B201FC"/>
    <w:rsid w:val="00B20AF4"/>
    <w:rsid w:val="00B21D25"/>
    <w:rsid w:val="00B23D9A"/>
    <w:rsid w:val="00B311DF"/>
    <w:rsid w:val="00B31D88"/>
    <w:rsid w:val="00B3201E"/>
    <w:rsid w:val="00B33F94"/>
    <w:rsid w:val="00B370C7"/>
    <w:rsid w:val="00B372AE"/>
    <w:rsid w:val="00B41FD8"/>
    <w:rsid w:val="00B43A5D"/>
    <w:rsid w:val="00B464A7"/>
    <w:rsid w:val="00B470B8"/>
    <w:rsid w:val="00B51D29"/>
    <w:rsid w:val="00B538A5"/>
    <w:rsid w:val="00B55110"/>
    <w:rsid w:val="00B57C83"/>
    <w:rsid w:val="00B60D9D"/>
    <w:rsid w:val="00B6365C"/>
    <w:rsid w:val="00B667E7"/>
    <w:rsid w:val="00B66EED"/>
    <w:rsid w:val="00B67367"/>
    <w:rsid w:val="00B71150"/>
    <w:rsid w:val="00B71C85"/>
    <w:rsid w:val="00B76588"/>
    <w:rsid w:val="00B76F20"/>
    <w:rsid w:val="00B77BF5"/>
    <w:rsid w:val="00B82719"/>
    <w:rsid w:val="00B83747"/>
    <w:rsid w:val="00B91142"/>
    <w:rsid w:val="00B94DE4"/>
    <w:rsid w:val="00B97A00"/>
    <w:rsid w:val="00BA2B06"/>
    <w:rsid w:val="00BB4121"/>
    <w:rsid w:val="00BB6913"/>
    <w:rsid w:val="00BC216D"/>
    <w:rsid w:val="00BC4748"/>
    <w:rsid w:val="00BD0B35"/>
    <w:rsid w:val="00BD6900"/>
    <w:rsid w:val="00BD6B88"/>
    <w:rsid w:val="00BD7DD4"/>
    <w:rsid w:val="00BE3056"/>
    <w:rsid w:val="00BF1056"/>
    <w:rsid w:val="00BF1A14"/>
    <w:rsid w:val="00BF2AF5"/>
    <w:rsid w:val="00C042C3"/>
    <w:rsid w:val="00C0653C"/>
    <w:rsid w:val="00C115CB"/>
    <w:rsid w:val="00C13753"/>
    <w:rsid w:val="00C27AEB"/>
    <w:rsid w:val="00C30256"/>
    <w:rsid w:val="00C30B3C"/>
    <w:rsid w:val="00C319E6"/>
    <w:rsid w:val="00C322D8"/>
    <w:rsid w:val="00C358D4"/>
    <w:rsid w:val="00C415FB"/>
    <w:rsid w:val="00C417E2"/>
    <w:rsid w:val="00C44C14"/>
    <w:rsid w:val="00C451F9"/>
    <w:rsid w:val="00C45E5C"/>
    <w:rsid w:val="00C51424"/>
    <w:rsid w:val="00C53D27"/>
    <w:rsid w:val="00C53D5D"/>
    <w:rsid w:val="00C57827"/>
    <w:rsid w:val="00C6554A"/>
    <w:rsid w:val="00C6564B"/>
    <w:rsid w:val="00C7377E"/>
    <w:rsid w:val="00C75246"/>
    <w:rsid w:val="00C761DE"/>
    <w:rsid w:val="00C76677"/>
    <w:rsid w:val="00C7735B"/>
    <w:rsid w:val="00C9368B"/>
    <w:rsid w:val="00C94A49"/>
    <w:rsid w:val="00C952C9"/>
    <w:rsid w:val="00C954E5"/>
    <w:rsid w:val="00CA2B32"/>
    <w:rsid w:val="00CA3DBF"/>
    <w:rsid w:val="00CA5C91"/>
    <w:rsid w:val="00CA7A6D"/>
    <w:rsid w:val="00CB640B"/>
    <w:rsid w:val="00CC5239"/>
    <w:rsid w:val="00CD2D36"/>
    <w:rsid w:val="00CD3E4E"/>
    <w:rsid w:val="00CD4008"/>
    <w:rsid w:val="00CD43F9"/>
    <w:rsid w:val="00CE2EFE"/>
    <w:rsid w:val="00CE4D4E"/>
    <w:rsid w:val="00CE580A"/>
    <w:rsid w:val="00CF4798"/>
    <w:rsid w:val="00CF6613"/>
    <w:rsid w:val="00CF72D4"/>
    <w:rsid w:val="00CF731A"/>
    <w:rsid w:val="00CF7E91"/>
    <w:rsid w:val="00D019B1"/>
    <w:rsid w:val="00D03DB1"/>
    <w:rsid w:val="00D054B6"/>
    <w:rsid w:val="00D076EF"/>
    <w:rsid w:val="00D108B4"/>
    <w:rsid w:val="00D135FA"/>
    <w:rsid w:val="00D140C5"/>
    <w:rsid w:val="00D145E2"/>
    <w:rsid w:val="00D1597A"/>
    <w:rsid w:val="00D16CA0"/>
    <w:rsid w:val="00D2104C"/>
    <w:rsid w:val="00D246BF"/>
    <w:rsid w:val="00D25F52"/>
    <w:rsid w:val="00D26829"/>
    <w:rsid w:val="00D27ADB"/>
    <w:rsid w:val="00D312F9"/>
    <w:rsid w:val="00D36C2A"/>
    <w:rsid w:val="00D4034F"/>
    <w:rsid w:val="00D41B38"/>
    <w:rsid w:val="00D42016"/>
    <w:rsid w:val="00D44135"/>
    <w:rsid w:val="00D504AA"/>
    <w:rsid w:val="00D6136C"/>
    <w:rsid w:val="00D61ED8"/>
    <w:rsid w:val="00D63F88"/>
    <w:rsid w:val="00D652A5"/>
    <w:rsid w:val="00D6775D"/>
    <w:rsid w:val="00D723EE"/>
    <w:rsid w:val="00D72554"/>
    <w:rsid w:val="00D75861"/>
    <w:rsid w:val="00D81CF4"/>
    <w:rsid w:val="00D85438"/>
    <w:rsid w:val="00D9029D"/>
    <w:rsid w:val="00DA2427"/>
    <w:rsid w:val="00DB047B"/>
    <w:rsid w:val="00DB2A60"/>
    <w:rsid w:val="00DB4FCE"/>
    <w:rsid w:val="00DC6E44"/>
    <w:rsid w:val="00DD0849"/>
    <w:rsid w:val="00DD129E"/>
    <w:rsid w:val="00DD1744"/>
    <w:rsid w:val="00DD7536"/>
    <w:rsid w:val="00DE1484"/>
    <w:rsid w:val="00DE2457"/>
    <w:rsid w:val="00DE4825"/>
    <w:rsid w:val="00DE50C1"/>
    <w:rsid w:val="00DE772A"/>
    <w:rsid w:val="00DF12F4"/>
    <w:rsid w:val="00DF3A5A"/>
    <w:rsid w:val="00DF4695"/>
    <w:rsid w:val="00E02E45"/>
    <w:rsid w:val="00E03667"/>
    <w:rsid w:val="00E04B4C"/>
    <w:rsid w:val="00E10F8F"/>
    <w:rsid w:val="00E154DA"/>
    <w:rsid w:val="00E15A14"/>
    <w:rsid w:val="00E17F98"/>
    <w:rsid w:val="00E2024B"/>
    <w:rsid w:val="00E213BA"/>
    <w:rsid w:val="00E225BB"/>
    <w:rsid w:val="00E23198"/>
    <w:rsid w:val="00E25B48"/>
    <w:rsid w:val="00E25F20"/>
    <w:rsid w:val="00E32394"/>
    <w:rsid w:val="00E3456D"/>
    <w:rsid w:val="00E3605F"/>
    <w:rsid w:val="00E369CD"/>
    <w:rsid w:val="00E419C8"/>
    <w:rsid w:val="00E46ABE"/>
    <w:rsid w:val="00E473FB"/>
    <w:rsid w:val="00E501CB"/>
    <w:rsid w:val="00E503FE"/>
    <w:rsid w:val="00E50D03"/>
    <w:rsid w:val="00E514CC"/>
    <w:rsid w:val="00E52BB9"/>
    <w:rsid w:val="00E64B87"/>
    <w:rsid w:val="00E66E37"/>
    <w:rsid w:val="00E67897"/>
    <w:rsid w:val="00E70261"/>
    <w:rsid w:val="00E70393"/>
    <w:rsid w:val="00E71FF6"/>
    <w:rsid w:val="00E7320B"/>
    <w:rsid w:val="00E73CA4"/>
    <w:rsid w:val="00E76A9D"/>
    <w:rsid w:val="00E80700"/>
    <w:rsid w:val="00E8084F"/>
    <w:rsid w:val="00E80C6A"/>
    <w:rsid w:val="00E82D1D"/>
    <w:rsid w:val="00E92962"/>
    <w:rsid w:val="00E95BAC"/>
    <w:rsid w:val="00EA2100"/>
    <w:rsid w:val="00EA3537"/>
    <w:rsid w:val="00EA51DA"/>
    <w:rsid w:val="00EB02CC"/>
    <w:rsid w:val="00EB0ED6"/>
    <w:rsid w:val="00EB2017"/>
    <w:rsid w:val="00EB2FE9"/>
    <w:rsid w:val="00EC5BC5"/>
    <w:rsid w:val="00ED151B"/>
    <w:rsid w:val="00ED64C4"/>
    <w:rsid w:val="00EE2170"/>
    <w:rsid w:val="00EE296D"/>
    <w:rsid w:val="00EF05EB"/>
    <w:rsid w:val="00EF07C0"/>
    <w:rsid w:val="00EF0DBD"/>
    <w:rsid w:val="00EF3B6D"/>
    <w:rsid w:val="00EF3C16"/>
    <w:rsid w:val="00EF714D"/>
    <w:rsid w:val="00F00F2D"/>
    <w:rsid w:val="00F015D3"/>
    <w:rsid w:val="00F01BA9"/>
    <w:rsid w:val="00F029BB"/>
    <w:rsid w:val="00F03B7A"/>
    <w:rsid w:val="00F07206"/>
    <w:rsid w:val="00F12E76"/>
    <w:rsid w:val="00F141DA"/>
    <w:rsid w:val="00F24242"/>
    <w:rsid w:val="00F25F24"/>
    <w:rsid w:val="00F3296F"/>
    <w:rsid w:val="00F334D9"/>
    <w:rsid w:val="00F36522"/>
    <w:rsid w:val="00F43D4C"/>
    <w:rsid w:val="00F4545F"/>
    <w:rsid w:val="00F50CBB"/>
    <w:rsid w:val="00F5430B"/>
    <w:rsid w:val="00F56C18"/>
    <w:rsid w:val="00F61715"/>
    <w:rsid w:val="00F634DB"/>
    <w:rsid w:val="00F643E1"/>
    <w:rsid w:val="00F657FF"/>
    <w:rsid w:val="00F65AA8"/>
    <w:rsid w:val="00F673D3"/>
    <w:rsid w:val="00F745CF"/>
    <w:rsid w:val="00F77F19"/>
    <w:rsid w:val="00F9170C"/>
    <w:rsid w:val="00FA260E"/>
    <w:rsid w:val="00FA662F"/>
    <w:rsid w:val="00FB0903"/>
    <w:rsid w:val="00FB1A42"/>
    <w:rsid w:val="00FB645B"/>
    <w:rsid w:val="00FB7819"/>
    <w:rsid w:val="00FC5B95"/>
    <w:rsid w:val="00FC5D06"/>
    <w:rsid w:val="00FD3640"/>
    <w:rsid w:val="00FD538F"/>
    <w:rsid w:val="00FD6AA1"/>
    <w:rsid w:val="00FE0FCB"/>
    <w:rsid w:val="00FE1FAD"/>
    <w:rsid w:val="00FE5664"/>
    <w:rsid w:val="00FE7DD3"/>
    <w:rsid w:val="00FF0CFC"/>
    <w:rsid w:val="00FF1C23"/>
    <w:rsid w:val="00FF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5B24"/>
  <w15:chartTrackingRefBased/>
  <w15:docId w15:val="{DA1389D8-49E9-41CF-AAA0-3BB95C7C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798"/>
    <w:pPr>
      <w:autoSpaceDE w:val="0"/>
      <w:autoSpaceDN w:val="0"/>
      <w:adjustRightInd w:val="0"/>
      <w:spacing w:after="0" w:line="276" w:lineRule="auto"/>
      <w:ind w:firstLine="567"/>
      <w:jc w:val="both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EA3537"/>
    <w:pPr>
      <w:keepNext/>
      <w:keepLines/>
      <w:numPr>
        <w:numId w:val="11"/>
      </w:numPr>
      <w:spacing w:before="240" w:after="240"/>
      <w:ind w:left="426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7773B"/>
    <w:pPr>
      <w:keepNext/>
      <w:keepLines/>
      <w:numPr>
        <w:ilvl w:val="1"/>
        <w:numId w:val="8"/>
      </w:numPr>
      <w:spacing w:before="4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406F6"/>
    <w:pPr>
      <w:keepNext/>
      <w:keepLines/>
      <w:spacing w:before="40" w:after="240" w:line="256" w:lineRule="auto"/>
      <w:outlineLvl w:val="2"/>
    </w:pPr>
    <w:rPr>
      <w:rFonts w:eastAsiaTheme="majorEastAsia" w:cstheme="majorBidi"/>
      <w:b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396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9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396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396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396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396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A3537"/>
    <w:rPr>
      <w:rFonts w:ascii="Times New Roman" w:eastAsiaTheme="majorEastAsia" w:hAnsi="Times New Roman" w:cstheme="majorBidi"/>
      <w:b/>
      <w:color w:val="000000"/>
      <w:kern w:val="0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7773B"/>
    <w:rPr>
      <w:rFonts w:ascii="Times New Roman" w:eastAsiaTheme="majorEastAsia" w:hAnsi="Times New Roman" w:cstheme="majorBidi"/>
      <w:b/>
      <w:color w:val="000000"/>
      <w:kern w:val="0"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6406F6"/>
    <w:rPr>
      <w:rFonts w:ascii="Times New Roman" w:eastAsiaTheme="majorEastAsia" w:hAnsi="Times New Roman" w:cstheme="majorBidi"/>
      <w:b/>
      <w:color w:val="000000"/>
      <w:kern w:val="0"/>
      <w:sz w:val="24"/>
      <w:lang w:val="en-US"/>
    </w:rPr>
  </w:style>
  <w:style w:type="paragraph" w:styleId="a4">
    <w:name w:val="caption"/>
    <w:basedOn w:val="a"/>
    <w:next w:val="a"/>
    <w:autoRedefine/>
    <w:unhideWhenUsed/>
    <w:qFormat/>
    <w:rsid w:val="001643DA"/>
    <w:pPr>
      <w:keepNext/>
      <w:tabs>
        <w:tab w:val="center" w:pos="8550"/>
      </w:tabs>
      <w:spacing w:after="5" w:line="360" w:lineRule="auto"/>
      <w:ind w:hanging="11"/>
      <w:contextualSpacing/>
      <w:jc w:val="center"/>
    </w:pPr>
    <w:rPr>
      <w:rFonts w:eastAsia="Times New Roman"/>
      <w:iCs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5D3963"/>
    <w:rPr>
      <w:rFonts w:eastAsiaTheme="majorEastAsia" w:cstheme="majorBidi"/>
      <w:i/>
      <w:iCs/>
      <w:color w:val="2F5496" w:themeColor="accent1" w:themeShade="BF"/>
      <w:kern w:val="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D3963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D3963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D3963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D3963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D3963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5D396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D396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5D3963"/>
    <w:pPr>
      <w:numPr>
        <w:ilvl w:val="1"/>
      </w:numPr>
      <w:spacing w:after="160"/>
      <w:ind w:firstLine="54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D3963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5D39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3963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D3963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5D3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D3963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5D3963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5D3963"/>
    <w:pPr>
      <w:spacing w:line="360" w:lineRule="auto"/>
      <w:ind w:firstLine="0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385B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5B028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B0289"/>
  </w:style>
  <w:style w:type="paragraph" w:styleId="23">
    <w:name w:val="toc 2"/>
    <w:basedOn w:val="a"/>
    <w:next w:val="a"/>
    <w:autoRedefine/>
    <w:uiPriority w:val="39"/>
    <w:unhideWhenUsed/>
    <w:rsid w:val="005B0289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B0289"/>
    <w:pPr>
      <w:ind w:left="480"/>
    </w:pPr>
  </w:style>
  <w:style w:type="character" w:styleId="ae">
    <w:name w:val="Hyperlink"/>
    <w:basedOn w:val="a0"/>
    <w:uiPriority w:val="99"/>
    <w:unhideWhenUsed/>
    <w:rsid w:val="005B0289"/>
    <w:rPr>
      <w:color w:val="0563C1" w:themeColor="hyperlink"/>
      <w:u w:val="single"/>
    </w:rPr>
  </w:style>
  <w:style w:type="paragraph" w:styleId="af">
    <w:name w:val="table of figures"/>
    <w:basedOn w:val="a"/>
    <w:next w:val="a"/>
    <w:uiPriority w:val="99"/>
    <w:unhideWhenUsed/>
    <w:rsid w:val="00E04B4C"/>
  </w:style>
  <w:style w:type="paragraph" w:styleId="af0">
    <w:name w:val="header"/>
    <w:basedOn w:val="a"/>
    <w:link w:val="af1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4">
    <w:name w:val="Revision"/>
    <w:hidden/>
    <w:uiPriority w:val="99"/>
    <w:semiHidden/>
    <w:rsid w:val="0088545F"/>
    <w:pPr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microsoft.com/office/2011/relationships/people" Target="peop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9B954-FC0B-4C49-BB96-7942B42A9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2323</TotalTime>
  <Pages>26</Pages>
  <Words>3560</Words>
  <Characters>20296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853</cp:revision>
  <dcterms:created xsi:type="dcterms:W3CDTF">2024-03-12T12:11:00Z</dcterms:created>
  <dcterms:modified xsi:type="dcterms:W3CDTF">2024-03-27T16:56:00Z</dcterms:modified>
</cp:coreProperties>
</file>