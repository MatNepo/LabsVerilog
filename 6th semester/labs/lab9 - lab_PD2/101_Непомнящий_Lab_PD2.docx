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A7259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</w:rPr>
        <w:t>Lab</w:t>
      </w: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>_</w:t>
      </w:r>
      <w:r>
        <w:rPr>
          <w:rFonts w:ascii="Times New Roman" w:hAnsi="Times New Roman" w:cs="Times New Roman"/>
          <w:b/>
          <w:sz w:val="32"/>
          <w:szCs w:val="32"/>
        </w:rPr>
        <w:t>PD</w:t>
      </w: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bookmarkStart w:id="0" w:name="_Toc162458719" w:displacedByCustomXml="next"/>
    <w:sdt>
      <w:sdtPr>
        <w:rPr>
          <w:rFonts w:eastAsiaTheme="minorEastAsia" w:cs="Times New Roman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 w:val="0"/>
          <w:bCs/>
          <w:lang w:eastAsia="zh-CN"/>
        </w:rPr>
      </w:sdtEndPr>
      <w:sdtContent>
        <w:p w14:paraId="1CE5C744" w14:textId="77777777" w:rsidR="00386043" w:rsidRPr="003366F3" w:rsidRDefault="00386043" w:rsidP="00B01553">
          <w:pPr>
            <w:pStyle w:val="1"/>
          </w:pPr>
          <w:r w:rsidRPr="003366F3">
            <w:t>Оглавление</w:t>
          </w:r>
          <w:bookmarkEnd w:id="0"/>
        </w:p>
        <w:p w14:paraId="2F8851FC" w14:textId="6FB0D034" w:rsidR="00B01553" w:rsidRDefault="0038604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58719" w:history="1">
            <w:r w:rsidR="00B01553" w:rsidRPr="00956EEA">
              <w:rPr>
                <w:rStyle w:val="ae"/>
                <w:noProof/>
              </w:rPr>
              <w:t>1.</w:t>
            </w:r>
            <w:r w:rsidR="00B01553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B01553" w:rsidRPr="00956EEA">
              <w:rPr>
                <w:rStyle w:val="ae"/>
                <w:noProof/>
              </w:rPr>
              <w:t>Оглавление</w:t>
            </w:r>
            <w:r w:rsidR="00B01553">
              <w:rPr>
                <w:noProof/>
                <w:webHidden/>
              </w:rPr>
              <w:tab/>
            </w:r>
            <w:r w:rsidR="00B01553">
              <w:rPr>
                <w:noProof/>
                <w:webHidden/>
              </w:rPr>
              <w:fldChar w:fldCharType="begin"/>
            </w:r>
            <w:r w:rsidR="00B01553">
              <w:rPr>
                <w:noProof/>
                <w:webHidden/>
              </w:rPr>
              <w:instrText xml:space="preserve"> PAGEREF _Toc162458719 \h </w:instrText>
            </w:r>
            <w:r w:rsidR="00B01553">
              <w:rPr>
                <w:noProof/>
                <w:webHidden/>
              </w:rPr>
            </w:r>
            <w:r w:rsidR="00B01553">
              <w:rPr>
                <w:noProof/>
                <w:webHidden/>
              </w:rPr>
              <w:fldChar w:fldCharType="separate"/>
            </w:r>
            <w:r w:rsidR="00B01553">
              <w:rPr>
                <w:noProof/>
                <w:webHidden/>
              </w:rPr>
              <w:t>2</w:t>
            </w:r>
            <w:r w:rsidR="00B01553">
              <w:rPr>
                <w:noProof/>
                <w:webHidden/>
              </w:rPr>
              <w:fldChar w:fldCharType="end"/>
            </w:r>
          </w:hyperlink>
        </w:p>
        <w:p w14:paraId="1BBDF82E" w14:textId="1204142D" w:rsidR="00B01553" w:rsidRDefault="00B0155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0" w:history="1">
            <w:r w:rsidRPr="00956EEA">
              <w:rPr>
                <w:rStyle w:val="ae"/>
                <w:noProof/>
                <w:lang w:val="ru-RU"/>
              </w:rPr>
              <w:t>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C910" w14:textId="3F43A22B" w:rsidR="00B01553" w:rsidRDefault="00B0155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1" w:history="1">
            <w:r w:rsidRPr="00956EEA">
              <w:rPr>
                <w:rStyle w:val="ae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482C" w14:textId="6CFDB19A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2" w:history="1">
            <w:r w:rsidRPr="00956EEA">
              <w:rPr>
                <w:rStyle w:val="ae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A642" w14:textId="5F0EEDE8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3" w:history="1">
            <w:r w:rsidRPr="00956EEA">
              <w:rPr>
                <w:rStyle w:val="ae"/>
                <w:noProof/>
              </w:rPr>
              <w:t>Подготовка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2FEF" w14:textId="140A1FE9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4" w:history="1">
            <w:r w:rsidRPr="00956EEA">
              <w:rPr>
                <w:rStyle w:val="ae"/>
                <w:noProof/>
                <w:lang w:val="ru-RU"/>
              </w:rPr>
              <w:t xml:space="preserve">Начало работы в </w:t>
            </w:r>
            <w:r w:rsidRPr="00956EEA">
              <w:rPr>
                <w:rStyle w:val="ae"/>
                <w:noProof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A457" w14:textId="7A93D79A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5" w:history="1">
            <w:r w:rsidRPr="00956EEA">
              <w:rPr>
                <w:rStyle w:val="ae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Настройка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86025" w14:textId="7700A27C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6" w:history="1">
            <w:r w:rsidRPr="00956EEA">
              <w:rPr>
                <w:rStyle w:val="ae"/>
                <w:noProof/>
              </w:rPr>
              <w:t>Настройка clk_0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2A4F" w14:textId="7924D78F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7" w:history="1">
            <w:r w:rsidRPr="00956EEA">
              <w:rPr>
                <w:rStyle w:val="ae"/>
                <w:noProof/>
                <w:lang w:val="ru-RU"/>
              </w:rPr>
              <w:t xml:space="preserve">Настройка </w:t>
            </w:r>
            <w:r w:rsidRPr="00956EEA">
              <w:rPr>
                <w:rStyle w:val="ae"/>
                <w:noProof/>
              </w:rPr>
              <w:t>sc</w:t>
            </w:r>
            <w:r w:rsidRPr="00956EEA">
              <w:rPr>
                <w:rStyle w:val="ae"/>
                <w:noProof/>
                <w:lang w:val="ru-RU"/>
              </w:rPr>
              <w:t>_</w:t>
            </w:r>
            <w:r w:rsidRPr="00956EEA">
              <w:rPr>
                <w:rStyle w:val="ae"/>
                <w:noProof/>
              </w:rPr>
              <w:t>fifo</w:t>
            </w:r>
            <w:r w:rsidRPr="00956EEA">
              <w:rPr>
                <w:rStyle w:val="ae"/>
                <w:noProof/>
                <w:lang w:val="ru-RU"/>
              </w:rPr>
              <w:t>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DB63" w14:textId="736D0989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8" w:history="1">
            <w:r w:rsidRPr="00956EEA">
              <w:rPr>
                <w:rStyle w:val="ae"/>
                <w:noProof/>
                <w:lang w:val="ru-RU"/>
              </w:rPr>
              <w:t>Настройка</w:t>
            </w:r>
            <w:r w:rsidRPr="00956EEA">
              <w:rPr>
                <w:rStyle w:val="ae"/>
                <w:noProof/>
              </w:rPr>
              <w:t xml:space="preserve"> MyST_source_0 </w:t>
            </w:r>
            <w:r w:rsidRPr="00956EEA">
              <w:rPr>
                <w:rStyle w:val="ae"/>
                <w:noProof/>
                <w:lang w:val="ru-RU"/>
              </w:rPr>
              <w:t>и</w:t>
            </w:r>
            <w:r w:rsidRPr="00956EEA">
              <w:rPr>
                <w:rStyle w:val="ae"/>
                <w:noProof/>
              </w:rPr>
              <w:t xml:space="preserve"> MyST_sink_0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31C5" w14:textId="50EE17B5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29" w:history="1">
            <w:r w:rsidRPr="00956EEA">
              <w:rPr>
                <w:rStyle w:val="ae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Подключение тактового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0D03" w14:textId="5F6B2B88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0" w:history="1">
            <w:r w:rsidRPr="00956EEA">
              <w:rPr>
                <w:rStyle w:val="ae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Подключение Avalon-ST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F9A5" w14:textId="354036DF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1" w:history="1">
            <w:r w:rsidRPr="00956EEA">
              <w:rPr>
                <w:rStyle w:val="ae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E257" w14:textId="13A05892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2" w:history="1">
            <w:r w:rsidRPr="00956EEA">
              <w:rPr>
                <w:rStyle w:val="ae"/>
                <w:noProof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14AD" w14:textId="05EAAE20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3" w:history="1">
            <w:r w:rsidRPr="00956EEA">
              <w:rPr>
                <w:rStyle w:val="ae"/>
                <w:noProof/>
                <w:lang w:val="ru-RU"/>
              </w:rPr>
              <w:t xml:space="preserve">Анализ с помощью </w:t>
            </w:r>
            <w:r w:rsidRPr="00956EEA">
              <w:rPr>
                <w:rStyle w:val="ae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E800" w14:textId="6C225B4B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4" w:history="1">
            <w:r w:rsidRPr="00956EEA">
              <w:rPr>
                <w:rStyle w:val="ae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EF7D" w14:textId="378EE430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5" w:history="1">
            <w:r w:rsidRPr="00956EEA">
              <w:rPr>
                <w:rStyle w:val="ae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  <w:lang w:val="ru-RU"/>
              </w:rPr>
              <w:t>Подключение файлов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5DB1" w14:textId="0B33433D" w:rsidR="00B01553" w:rsidRDefault="00B0155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6" w:history="1">
            <w:r w:rsidRPr="00956EEA">
              <w:rPr>
                <w:rStyle w:val="ae"/>
                <w:noProof/>
                <w:lang w:val="ru-RU"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  <w:lang w:val="ru-RU"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FA29" w14:textId="38D45B62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7" w:history="1">
            <w:r w:rsidRPr="00956EEA">
              <w:rPr>
                <w:rStyle w:val="ae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956EEA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CCD7" w14:textId="7ACF751E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8" w:history="1">
            <w:r w:rsidRPr="00956EEA">
              <w:rPr>
                <w:rStyle w:val="ae"/>
                <w:noProof/>
                <w:lang w:val="ru-RU"/>
              </w:rPr>
              <w:t>Создание тестового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14B1" w14:textId="65FFFAA1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39" w:history="1">
            <w:r w:rsidRPr="00956EEA">
              <w:rPr>
                <w:rStyle w:val="ae"/>
                <w:noProof/>
                <w:lang w:val="ru-RU"/>
              </w:rPr>
              <w:t xml:space="preserve">Симуляция средствами </w:t>
            </w:r>
            <w:r w:rsidRPr="00956EEA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BA2C" w14:textId="1ED5BFE1" w:rsidR="00B01553" w:rsidRDefault="00B01553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40" w:history="1">
            <w:r w:rsidRPr="00956EEA">
              <w:rPr>
                <w:rStyle w:val="ae"/>
                <w:noProof/>
                <w:lang w:val="ru-RU"/>
              </w:rPr>
              <w:t>3.2.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956EEA">
              <w:rPr>
                <w:rStyle w:val="ae"/>
                <w:noProof/>
              </w:rPr>
              <w:t>Signal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Tap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E4CE" w14:textId="3CCA992C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41" w:history="1">
            <w:r w:rsidRPr="00956EEA">
              <w:rPr>
                <w:rStyle w:val="ae"/>
                <w:noProof/>
                <w:lang w:val="ru-RU"/>
              </w:rPr>
              <w:t>Создание файла для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7CDD" w14:textId="483E730A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42" w:history="1">
            <w:r w:rsidRPr="00956EEA">
              <w:rPr>
                <w:rStyle w:val="ae"/>
                <w:noProof/>
                <w:lang w:val="ru-RU"/>
              </w:rPr>
              <w:t xml:space="preserve">Настройка </w:t>
            </w:r>
            <w:r w:rsidRPr="00956EEA">
              <w:rPr>
                <w:rStyle w:val="ae"/>
                <w:noProof/>
              </w:rPr>
              <w:t>Signal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Tap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15CF" w14:textId="22ADDD57" w:rsidR="00B01553" w:rsidRDefault="00B01553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43" w:history="1">
            <w:r w:rsidRPr="00956EEA">
              <w:rPr>
                <w:rStyle w:val="ae"/>
                <w:noProof/>
                <w:lang w:val="ru-RU"/>
              </w:rPr>
              <w:t xml:space="preserve">Тестирование на плате средствами </w:t>
            </w:r>
            <w:r w:rsidRPr="00956EEA">
              <w:rPr>
                <w:rStyle w:val="ae"/>
                <w:noProof/>
              </w:rPr>
              <w:t>Signal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Tap</w:t>
            </w:r>
            <w:r w:rsidRPr="00956EEA">
              <w:rPr>
                <w:rStyle w:val="ae"/>
                <w:noProof/>
                <w:lang w:val="ru-RU"/>
              </w:rPr>
              <w:t xml:space="preserve"> </w:t>
            </w:r>
            <w:r w:rsidRPr="00956EEA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C72DA" w14:textId="3DD25D99" w:rsidR="00B01553" w:rsidRDefault="00B0155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58744" w:history="1">
            <w:r w:rsidRPr="00956EEA">
              <w:rPr>
                <w:rStyle w:val="ae"/>
                <w:noProof/>
                <w:lang w:val="ru-RU"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956EEA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C6E" w14:textId="739EE810" w:rsidR="00386043" w:rsidRDefault="00386043" w:rsidP="00386043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386043">
      <w:pPr>
        <w:pStyle w:val="af"/>
        <w:tabs>
          <w:tab w:val="right" w:leader="dot" w:pos="9350"/>
        </w:tabs>
        <w:spacing w:after="24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30EF0277" w14:textId="3EAF505B" w:rsidR="00B01553" w:rsidRDefault="0038604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2458745" w:history="1">
        <w:r w:rsidR="00B01553" w:rsidRPr="00C31B62">
          <w:rPr>
            <w:rStyle w:val="ae"/>
            <w:noProof/>
          </w:rPr>
          <w:t>Рис. 1 – Структура проекта</w:t>
        </w:r>
        <w:r w:rsidR="00B01553">
          <w:rPr>
            <w:noProof/>
            <w:webHidden/>
          </w:rPr>
          <w:tab/>
        </w:r>
        <w:r w:rsidR="00B01553">
          <w:rPr>
            <w:noProof/>
            <w:webHidden/>
          </w:rPr>
          <w:fldChar w:fldCharType="begin"/>
        </w:r>
        <w:r w:rsidR="00B01553">
          <w:rPr>
            <w:noProof/>
            <w:webHidden/>
          </w:rPr>
          <w:instrText xml:space="preserve"> PAGEREF _Toc162458745 \h </w:instrText>
        </w:r>
        <w:r w:rsidR="00B01553">
          <w:rPr>
            <w:noProof/>
            <w:webHidden/>
          </w:rPr>
        </w:r>
        <w:r w:rsidR="00B01553">
          <w:rPr>
            <w:noProof/>
            <w:webHidden/>
          </w:rPr>
          <w:fldChar w:fldCharType="separate"/>
        </w:r>
        <w:r w:rsidR="00B01553">
          <w:rPr>
            <w:noProof/>
            <w:webHidden/>
          </w:rPr>
          <w:t>4</w:t>
        </w:r>
        <w:r w:rsidR="00B01553">
          <w:rPr>
            <w:noProof/>
            <w:webHidden/>
          </w:rPr>
          <w:fldChar w:fldCharType="end"/>
        </w:r>
      </w:hyperlink>
    </w:p>
    <w:p w14:paraId="5C3E4ADF" w14:textId="7B05A54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46" w:history="1">
        <w:r w:rsidRPr="00C31B62">
          <w:rPr>
            <w:rStyle w:val="ae"/>
            <w:noProof/>
          </w:rPr>
          <w:t>Рис. 2 – Детали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CB3D54" w14:textId="45627025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47" w:history="1">
        <w:r w:rsidRPr="00C31B62">
          <w:rPr>
            <w:rStyle w:val="ae"/>
            <w:noProof/>
            <w:lang w:val="ru-RU"/>
          </w:rPr>
          <w:t xml:space="preserve">Рис. 3 – Задания пути к библиотеке </w:t>
        </w:r>
        <w:r w:rsidRPr="00C31B62">
          <w:rPr>
            <w:rStyle w:val="ae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FCA411" w14:textId="7230F62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48" w:history="1">
        <w:r w:rsidRPr="00C31B62">
          <w:rPr>
            <w:rStyle w:val="ae"/>
            <w:noProof/>
            <w:lang w:val="ru-RU"/>
          </w:rPr>
          <w:t>Рис</w:t>
        </w:r>
        <w:r w:rsidRPr="00C31B62">
          <w:rPr>
            <w:rStyle w:val="ae"/>
            <w:noProof/>
          </w:rPr>
          <w:t xml:space="preserve">. 4 – </w:t>
        </w:r>
        <w:r w:rsidRPr="00C31B62">
          <w:rPr>
            <w:rStyle w:val="ae"/>
            <w:noProof/>
            <w:lang w:val="ru-RU"/>
          </w:rPr>
          <w:t>Исходное</w:t>
        </w:r>
        <w:r w:rsidRPr="00C31B62">
          <w:rPr>
            <w:rStyle w:val="ae"/>
            <w:noProof/>
          </w:rPr>
          <w:t xml:space="preserve"> </w:t>
        </w:r>
        <w:r w:rsidRPr="00C31B62">
          <w:rPr>
            <w:rStyle w:val="ae"/>
            <w:noProof/>
            <w:lang w:val="ru-RU"/>
          </w:rPr>
          <w:t>окно</w:t>
        </w:r>
        <w:r w:rsidRPr="00C31B62">
          <w:rPr>
            <w:rStyle w:val="ae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F173D" w14:textId="56EA5D10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49" w:history="1">
        <w:r w:rsidRPr="00C31B62">
          <w:rPr>
            <w:rStyle w:val="ae"/>
            <w:noProof/>
            <w:lang w:val="ru-RU"/>
          </w:rPr>
          <w:t>Рис. 5 – Добавление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B4AC2" w14:textId="5D98FDAA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0" w:history="1">
        <w:r w:rsidRPr="00C31B62">
          <w:rPr>
            <w:rStyle w:val="ae"/>
            <w:noProof/>
            <w:lang w:val="ru-RU"/>
          </w:rPr>
          <w:t xml:space="preserve">Рис. 6 – Настройка компонента </w:t>
        </w:r>
        <w:r w:rsidRPr="00C31B62">
          <w:rPr>
            <w:rStyle w:val="ae"/>
            <w:noProof/>
          </w:rPr>
          <w:t>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8FFF3F" w14:textId="682C663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1" w:history="1">
        <w:r w:rsidRPr="00C31B62">
          <w:rPr>
            <w:rStyle w:val="ae"/>
            <w:noProof/>
            <w:lang w:val="ru-RU"/>
          </w:rPr>
          <w:t xml:space="preserve">Рис. 7 – Настройка компонента </w:t>
        </w:r>
        <w:r w:rsidRPr="00C31B62">
          <w:rPr>
            <w:rStyle w:val="ae"/>
            <w:noProof/>
          </w:rPr>
          <w:t>sc</w:t>
        </w:r>
        <w:r w:rsidRPr="00C31B62">
          <w:rPr>
            <w:rStyle w:val="ae"/>
            <w:noProof/>
            <w:lang w:val="ru-RU"/>
          </w:rPr>
          <w:t>_</w:t>
        </w:r>
        <w:r w:rsidRPr="00C31B62">
          <w:rPr>
            <w:rStyle w:val="ae"/>
            <w:noProof/>
          </w:rPr>
          <w:t>fifo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3FD6A5" w14:textId="7A386D07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2" w:history="1">
        <w:r w:rsidRPr="00C31B62">
          <w:rPr>
            <w:rStyle w:val="ae"/>
            <w:noProof/>
            <w:lang w:val="ru-RU"/>
          </w:rPr>
          <w:t xml:space="preserve">Рис. </w:t>
        </w:r>
        <w:r w:rsidRPr="00C31B62">
          <w:rPr>
            <w:rStyle w:val="ae"/>
            <w:noProof/>
          </w:rPr>
          <w:t>8</w:t>
        </w:r>
        <w:r w:rsidRPr="00C31B62">
          <w:rPr>
            <w:rStyle w:val="ae"/>
            <w:noProof/>
            <w:lang w:val="ru-RU"/>
          </w:rPr>
          <w:t xml:space="preserve"> – Система после переименования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1A7212" w14:textId="764AE42C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3" w:history="1">
        <w:r w:rsidRPr="00C31B62">
          <w:rPr>
            <w:rStyle w:val="ae"/>
            <w:noProof/>
            <w:lang w:val="ru-RU"/>
          </w:rPr>
          <w:t>Рис. 9 – Подключение тактового сигнала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971FBC" w14:textId="2F4950BF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4" w:history="1">
        <w:r w:rsidRPr="00C31B62">
          <w:rPr>
            <w:rStyle w:val="ae"/>
            <w:noProof/>
          </w:rPr>
          <w:t>Рис. 10 – Подключение тактового сигнала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A97198" w14:textId="08D9CBF3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5" w:history="1">
        <w:r w:rsidRPr="00C31B62">
          <w:rPr>
            <w:rStyle w:val="ae"/>
            <w:noProof/>
            <w:lang w:val="ru-RU"/>
          </w:rPr>
          <w:t xml:space="preserve">Рис. 11 – Подключение </w:t>
        </w:r>
        <w:r w:rsidRPr="00C31B62">
          <w:rPr>
            <w:rStyle w:val="ae"/>
            <w:noProof/>
          </w:rPr>
          <w:t>Avalon</w:t>
        </w:r>
        <w:r w:rsidRPr="00C31B62">
          <w:rPr>
            <w:rStyle w:val="ae"/>
            <w:noProof/>
            <w:lang w:val="ru-RU"/>
          </w:rPr>
          <w:t>-</w:t>
        </w:r>
        <w:r w:rsidRPr="00C31B62">
          <w:rPr>
            <w:rStyle w:val="ae"/>
            <w:noProof/>
          </w:rPr>
          <w:t>MM</w:t>
        </w:r>
        <w:r w:rsidRPr="00C31B62">
          <w:rPr>
            <w:rStyle w:val="ae"/>
            <w:noProof/>
            <w:lang w:val="ru-RU"/>
          </w:rPr>
          <w:t xml:space="preserve">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77CFA0" w14:textId="7A55A905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6" w:history="1">
        <w:r w:rsidRPr="00C31B62">
          <w:rPr>
            <w:rStyle w:val="ae"/>
            <w:noProof/>
            <w:lang w:val="ru-RU"/>
          </w:rPr>
          <w:t>Рис. 12 – Экспорт выводов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650D42" w14:textId="7D06C3A9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7" w:history="1">
        <w:r w:rsidRPr="00C31B62">
          <w:rPr>
            <w:rStyle w:val="ae"/>
            <w:noProof/>
            <w:lang w:val="ru-RU"/>
          </w:rPr>
          <w:t xml:space="preserve">Рис. 13 – Проверка поля </w:t>
        </w:r>
        <w:r w:rsidRPr="00C31B62">
          <w:rPr>
            <w:rStyle w:val="ae"/>
            <w:noProof/>
          </w:rPr>
          <w:t>Messages</w:t>
        </w:r>
        <w:r w:rsidRPr="00C31B62">
          <w:rPr>
            <w:rStyle w:val="ae"/>
            <w:noProof/>
            <w:lang w:val="ru-RU"/>
          </w:rPr>
          <w:t xml:space="preserve"> на отсутствие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BA788B" w14:textId="5D1F6FD6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8" w:history="1">
        <w:r w:rsidRPr="00C31B62">
          <w:rPr>
            <w:rStyle w:val="ae"/>
            <w:noProof/>
          </w:rPr>
          <w:t>Рис. 14 – Символ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AF1E9F" w14:textId="0FA16FA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59" w:history="1">
        <w:r w:rsidRPr="00C31B62">
          <w:rPr>
            <w:rStyle w:val="ae"/>
            <w:noProof/>
          </w:rPr>
          <w:t>Рис. 15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36A774" w14:textId="06094517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0" w:history="1">
        <w:r w:rsidRPr="00C31B62">
          <w:rPr>
            <w:rStyle w:val="ae"/>
            <w:noProof/>
            <w:lang w:val="ru-RU"/>
          </w:rPr>
          <w:t>Рис. 16 – Анализ проблемных 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C30A58" w14:textId="070C5B7A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1" w:history="1">
        <w:r w:rsidRPr="00C31B62">
          <w:rPr>
            <w:rStyle w:val="ae"/>
            <w:noProof/>
          </w:rPr>
          <w:t>Рис. 17 – Schematic (фильтр по 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70BFD1" w14:textId="6EC236D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2" w:history="1">
        <w:r w:rsidRPr="00C31B62">
          <w:rPr>
            <w:rStyle w:val="ae"/>
            <w:noProof/>
          </w:rPr>
          <w:t>Рис. 18</w:t>
        </w:r>
        <w:r w:rsidRPr="00C31B62">
          <w:rPr>
            <w:rStyle w:val="ae"/>
            <w:noProof/>
            <w:lang w:val="ru-RU"/>
          </w:rPr>
          <w:t xml:space="preserve"> – </w:t>
        </w:r>
        <w:r w:rsidRPr="00C31B62">
          <w:rPr>
            <w:rStyle w:val="ae"/>
            <w:noProof/>
          </w:rPr>
          <w:t>Schematic</w:t>
        </w:r>
        <w:r w:rsidRPr="00C31B62">
          <w:rPr>
            <w:rStyle w:val="ae"/>
            <w:noProof/>
            <w:lang w:val="ru-RU"/>
          </w:rPr>
          <w:t xml:space="preserve"> (фильтр по </w:t>
        </w:r>
        <w:r w:rsidRPr="00C31B62">
          <w:rPr>
            <w:rStyle w:val="ae"/>
            <w:noProof/>
          </w:rPr>
          <w:t>clk</w:t>
        </w:r>
        <w:r w:rsidRPr="00C31B62">
          <w:rPr>
            <w:rStyle w:val="ae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7B737D" w14:textId="2BE3B29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3" w:history="1">
        <w:r w:rsidRPr="00C31B62">
          <w:rPr>
            <w:rStyle w:val="ae"/>
            <w:noProof/>
          </w:rPr>
          <w:t>Рис. 19</w:t>
        </w:r>
        <w:r w:rsidRPr="00C31B62">
          <w:rPr>
            <w:rStyle w:val="ae"/>
            <w:noProof/>
            <w:lang w:val="ru-RU"/>
          </w:rPr>
          <w:t xml:space="preserve"> – </w:t>
        </w:r>
        <w:r w:rsidRPr="00C31B62">
          <w:rPr>
            <w:rStyle w:val="ae"/>
            <w:noProof/>
          </w:rPr>
          <w:t>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0A75F4" w14:textId="081230D5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4" w:history="1">
        <w:r w:rsidRPr="00C31B62">
          <w:rPr>
            <w:rStyle w:val="ae"/>
            <w:noProof/>
            <w:lang w:val="ru-RU"/>
          </w:rPr>
          <w:t xml:space="preserve">Рис. 20 – Предустановки окна </w:t>
        </w:r>
        <w:r w:rsidRPr="00C31B62">
          <w:rPr>
            <w:rStyle w:val="ae"/>
            <w:noProof/>
          </w:rPr>
          <w:t>Genreration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5BC891" w14:textId="79104B15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5" w:history="1">
        <w:r w:rsidRPr="00C31B62">
          <w:rPr>
            <w:rStyle w:val="ae"/>
            <w:noProof/>
          </w:rPr>
          <w:t>Рис. 21 – Проверка успешности генерации 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2A1BA0" w14:textId="3DD27E42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6" w:history="1">
        <w:r w:rsidRPr="00C31B62">
          <w:rPr>
            <w:rStyle w:val="ae"/>
            <w:noProof/>
            <w:lang w:val="ru-RU"/>
          </w:rPr>
          <w:t>Рис. 22 – Подключение файлов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727E67" w14:textId="58FD8F9E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7" w:history="1">
        <w:r w:rsidRPr="00C31B62">
          <w:rPr>
            <w:rStyle w:val="ae"/>
            <w:noProof/>
            <w:lang w:val="ru-RU"/>
          </w:rPr>
          <w:t>Рис</w:t>
        </w:r>
        <w:r w:rsidRPr="00C31B62">
          <w:rPr>
            <w:rStyle w:val="ae"/>
            <w:noProof/>
          </w:rPr>
          <w:t xml:space="preserve">. 23 – </w:t>
        </w:r>
        <w:r w:rsidRPr="00C31B62">
          <w:rPr>
            <w:rStyle w:val="ae"/>
            <w:noProof/>
            <w:lang w:val="ru-RU"/>
          </w:rPr>
          <w:t>Синтаксис</w:t>
        </w:r>
        <w:r w:rsidRPr="00C31B62">
          <w:rPr>
            <w:rStyle w:val="ae"/>
            <w:noProof/>
          </w:rPr>
          <w:t xml:space="preserve"> </w:t>
        </w:r>
        <w:r w:rsidRPr="00C31B62">
          <w:rPr>
            <w:rStyle w:val="ae"/>
            <w:noProof/>
            <w:lang w:val="ru-RU"/>
          </w:rPr>
          <w:t>файла</w:t>
        </w:r>
        <w:r w:rsidRPr="00C31B62">
          <w:rPr>
            <w:rStyle w:val="ae"/>
            <w:noProof/>
          </w:rPr>
          <w:t xml:space="preserve"> Lab2_top.sv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67EE83" w14:textId="4E7FBBEF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8" w:history="1">
        <w:r w:rsidRPr="00C31B62">
          <w:rPr>
            <w:rStyle w:val="ae"/>
            <w:noProof/>
            <w:lang w:val="ru-RU"/>
          </w:rPr>
          <w:t xml:space="preserve">Рис. 24 – Схема проекта в </w:t>
        </w:r>
        <w:r w:rsidRPr="00C31B62">
          <w:rPr>
            <w:rStyle w:val="ae"/>
            <w:noProof/>
          </w:rPr>
          <w:t>RTL</w:t>
        </w:r>
        <w:r w:rsidRPr="00C31B62">
          <w:rPr>
            <w:rStyle w:val="ae"/>
            <w:noProof/>
            <w:lang w:val="ru-RU"/>
          </w:rPr>
          <w:t xml:space="preserve"> </w:t>
        </w:r>
        <w:r w:rsidRPr="00C31B62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36012A" w14:textId="60FBE514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69" w:history="1">
        <w:r w:rsidRPr="00C31B62">
          <w:rPr>
            <w:rStyle w:val="ae"/>
            <w:noProof/>
            <w:lang w:val="ru-RU"/>
          </w:rPr>
          <w:t>Рис</w:t>
        </w:r>
        <w:r w:rsidRPr="00C31B62">
          <w:rPr>
            <w:rStyle w:val="ae"/>
            <w:noProof/>
          </w:rPr>
          <w:t xml:space="preserve">. 25 – </w:t>
        </w:r>
        <w:r w:rsidRPr="00C31B62">
          <w:rPr>
            <w:rStyle w:val="ae"/>
            <w:noProof/>
            <w:lang w:val="ru-RU"/>
          </w:rPr>
          <w:t>Тестовый</w:t>
        </w:r>
        <w:r w:rsidRPr="00C31B62">
          <w:rPr>
            <w:rStyle w:val="ae"/>
            <w:noProof/>
          </w:rPr>
          <w:t xml:space="preserve"> </w:t>
        </w:r>
        <w:r w:rsidRPr="00C31B62">
          <w:rPr>
            <w:rStyle w:val="ae"/>
            <w:noProof/>
            <w:lang w:val="ru-RU"/>
          </w:rPr>
          <w:t>файл</w:t>
        </w:r>
        <w:r w:rsidRPr="00C31B62">
          <w:rPr>
            <w:rStyle w:val="ae"/>
            <w:noProof/>
          </w:rPr>
          <w:t xml:space="preserve"> tb_lab_PD2_top.sv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D77F7A" w14:textId="5E26CCB6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0" w:history="1">
        <w:r w:rsidRPr="00C31B62">
          <w:rPr>
            <w:rStyle w:val="ae"/>
            <w:noProof/>
            <w:lang w:val="ru-RU"/>
          </w:rPr>
          <w:t>Рис</w:t>
        </w:r>
        <w:r w:rsidRPr="00C31B62">
          <w:rPr>
            <w:rStyle w:val="ae"/>
            <w:noProof/>
          </w:rPr>
          <w:t xml:space="preserve">. 26 – </w:t>
        </w:r>
        <w:r w:rsidRPr="00C31B62">
          <w:rPr>
            <w:rStyle w:val="ae"/>
            <w:noProof/>
            <w:lang w:val="ru-RU"/>
          </w:rPr>
          <w:t>Тестовый</w:t>
        </w:r>
        <w:r w:rsidRPr="00C31B62">
          <w:rPr>
            <w:rStyle w:val="ae"/>
            <w:noProof/>
          </w:rPr>
          <w:t xml:space="preserve"> </w:t>
        </w:r>
        <w:r w:rsidRPr="00C31B62">
          <w:rPr>
            <w:rStyle w:val="ae"/>
            <w:noProof/>
            <w:lang w:val="ru-RU"/>
          </w:rPr>
          <w:t>файл</w:t>
        </w:r>
        <w:r w:rsidRPr="00C31B62">
          <w:rPr>
            <w:rStyle w:val="ae"/>
            <w:noProof/>
          </w:rPr>
          <w:t xml:space="preserve"> tb_lab_PD2_top.sv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422F48" w14:textId="7ED9F454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1" w:history="1">
        <w:r w:rsidRPr="00C31B62">
          <w:rPr>
            <w:rStyle w:val="ae"/>
            <w:noProof/>
            <w:lang w:val="ru-RU"/>
          </w:rPr>
          <w:t xml:space="preserve">Рис. 27 – Моделирование проекта средствами </w:t>
        </w:r>
        <w:r w:rsidRPr="00C31B62">
          <w:rPr>
            <w:rStyle w:val="ae"/>
            <w:noProof/>
          </w:rPr>
          <w:t>ModelSim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1CAD55" w14:textId="6D6A618D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2" w:history="1">
        <w:r w:rsidRPr="00C31B62">
          <w:rPr>
            <w:rStyle w:val="ae"/>
            <w:noProof/>
            <w:lang w:val="ru-RU"/>
          </w:rPr>
          <w:t>Рис. 28 – Файл для отладки модуля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3256FE" w14:textId="44CD0004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3" w:history="1">
        <w:r w:rsidRPr="00C31B62">
          <w:rPr>
            <w:rStyle w:val="ae"/>
            <w:noProof/>
            <w:lang w:val="ru-RU"/>
          </w:rPr>
          <w:t xml:space="preserve">Рис. 29 – Схема проекта с добавлением </w:t>
        </w:r>
        <w:r w:rsidRPr="00C31B62">
          <w:rPr>
            <w:rStyle w:val="ae"/>
            <w:noProof/>
          </w:rPr>
          <w:t>SP</w:t>
        </w:r>
        <w:r w:rsidRPr="00C31B62">
          <w:rPr>
            <w:rStyle w:val="ae"/>
            <w:noProof/>
            <w:lang w:val="ru-RU"/>
          </w:rPr>
          <w:t>_</w:t>
        </w:r>
        <w:r w:rsidRPr="00C31B62">
          <w:rPr>
            <w:rStyle w:val="ae"/>
            <w:noProof/>
          </w:rPr>
          <w:t>unit</w:t>
        </w:r>
        <w:r w:rsidRPr="00C31B62">
          <w:rPr>
            <w:rStyle w:val="ae"/>
            <w:noProof/>
            <w:lang w:val="ru-RU"/>
          </w:rPr>
          <w:t xml:space="preserve"> в </w:t>
        </w:r>
        <w:r w:rsidRPr="00C31B62">
          <w:rPr>
            <w:rStyle w:val="ae"/>
            <w:noProof/>
          </w:rPr>
          <w:t>RTL</w:t>
        </w:r>
        <w:r w:rsidRPr="00C31B62">
          <w:rPr>
            <w:rStyle w:val="ae"/>
            <w:noProof/>
            <w:lang w:val="ru-RU"/>
          </w:rPr>
          <w:t xml:space="preserve"> </w:t>
        </w:r>
        <w:r w:rsidRPr="00C31B62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402232" w14:textId="60366629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4" w:history="1">
        <w:r w:rsidRPr="00C31B62">
          <w:rPr>
            <w:rStyle w:val="ae"/>
            <w:noProof/>
            <w:lang w:val="ru-RU"/>
          </w:rPr>
          <w:t xml:space="preserve">Рис. 30 – Настройка окна </w:t>
        </w:r>
        <w:r w:rsidRPr="00C31B62">
          <w:rPr>
            <w:rStyle w:val="ae"/>
            <w:noProof/>
          </w:rPr>
          <w:t>Signal</w:t>
        </w:r>
        <w:r w:rsidRPr="00C31B62">
          <w:rPr>
            <w:rStyle w:val="ae"/>
            <w:noProof/>
            <w:lang w:val="ru-RU"/>
          </w:rPr>
          <w:t xml:space="preserve"> </w:t>
        </w:r>
        <w:r w:rsidRPr="00C31B62">
          <w:rPr>
            <w:rStyle w:val="ae"/>
            <w:noProof/>
          </w:rPr>
          <w:t>Tap</w:t>
        </w:r>
        <w:r w:rsidRPr="00C31B62">
          <w:rPr>
            <w:rStyle w:val="ae"/>
            <w:noProof/>
            <w:lang w:val="ru-RU"/>
          </w:rPr>
          <w:t xml:space="preserve"> </w:t>
        </w:r>
        <w:r w:rsidRPr="00C31B62">
          <w:rPr>
            <w:rStyle w:val="ae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6C9C6C" w14:textId="0D8E917A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5" w:history="1">
        <w:r w:rsidRPr="00C31B62">
          <w:rPr>
            <w:rStyle w:val="ae"/>
            <w:noProof/>
            <w:lang w:val="ru-RU"/>
          </w:rPr>
          <w:t>Рис. 31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B9C748" w14:textId="7E84E8EA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6" w:history="1">
        <w:r w:rsidRPr="00C31B62">
          <w:rPr>
            <w:rStyle w:val="ae"/>
            <w:noProof/>
            <w:lang w:val="ru-RU"/>
          </w:rPr>
          <w:t xml:space="preserve">Рис. </w:t>
        </w:r>
        <w:r w:rsidRPr="00C31B62">
          <w:rPr>
            <w:rStyle w:val="ae"/>
            <w:noProof/>
          </w:rPr>
          <w:t>32</w:t>
        </w:r>
        <w:r w:rsidRPr="00C31B62">
          <w:rPr>
            <w:rStyle w:val="ae"/>
            <w:noProof/>
            <w:lang w:val="ru-RU"/>
          </w:rPr>
          <w:t xml:space="preserve"> – Результат </w:t>
        </w:r>
        <w:r w:rsidRPr="00C31B62">
          <w:rPr>
            <w:rStyle w:val="ae"/>
            <w:noProof/>
          </w:rPr>
          <w:t>SignalTap</w:t>
        </w:r>
        <w:r w:rsidRPr="00C31B62">
          <w:rPr>
            <w:rStyle w:val="ae"/>
            <w:noProof/>
            <w:lang w:val="ru-RU"/>
          </w:rPr>
          <w:t xml:space="preserve"> </w:t>
        </w:r>
        <w:r w:rsidRPr="00C31B62">
          <w:rPr>
            <w:rStyle w:val="ae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1EEC27" w14:textId="4B96389A" w:rsidR="00B01553" w:rsidRDefault="00B0155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58777" w:history="1">
        <w:r w:rsidRPr="00C31B62">
          <w:rPr>
            <w:rStyle w:val="ae"/>
            <w:noProof/>
            <w:lang w:val="ru-RU"/>
          </w:rPr>
          <w:t xml:space="preserve">Рис. </w:t>
        </w:r>
        <w:r w:rsidRPr="00C31B62">
          <w:rPr>
            <w:rStyle w:val="ae"/>
            <w:noProof/>
          </w:rPr>
          <w:t>33</w:t>
        </w:r>
        <w:r w:rsidRPr="00C31B62">
          <w:rPr>
            <w:rStyle w:val="ae"/>
            <w:noProof/>
            <w:lang w:val="ru-RU"/>
          </w:rPr>
          <w:t xml:space="preserve"> – Анализ рабочей папки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D258DB" w14:textId="0D56433A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Pr="00386043" w:rsidRDefault="00386043" w:rsidP="00B01553">
      <w:pPr>
        <w:pStyle w:val="1"/>
        <w:numPr>
          <w:ilvl w:val="0"/>
          <w:numId w:val="11"/>
        </w:numPr>
        <w:rPr>
          <w:lang w:val="ru-RU"/>
        </w:rPr>
      </w:pPr>
      <w:bookmarkStart w:id="1" w:name="_Toc162458720"/>
      <w:r w:rsidRPr="00386043">
        <w:rPr>
          <w:lang w:val="ru-RU"/>
        </w:rPr>
        <w:lastRenderedPageBreak/>
        <w:t>Задание</w:t>
      </w:r>
      <w:bookmarkEnd w:id="1"/>
    </w:p>
    <w:p w14:paraId="0E709AF2" w14:textId="71E9A0C2" w:rsidR="00FE0FCB" w:rsidRPr="00386043" w:rsidRDefault="002E6B72" w:rsidP="00280658">
      <w:pPr>
        <w:rPr>
          <w:lang w:val="ru-RU"/>
        </w:rPr>
      </w:pPr>
      <w:r w:rsidRPr="00386043">
        <w:rPr>
          <w:lang w:val="ru-RU"/>
        </w:rPr>
        <w:t xml:space="preserve">Средствами </w:t>
      </w:r>
      <w:r>
        <w:t>Platform</w:t>
      </w:r>
      <w:r w:rsidRPr="00386043">
        <w:rPr>
          <w:lang w:val="ru-RU"/>
        </w:rPr>
        <w:t xml:space="preserve"> </w:t>
      </w:r>
      <w:r>
        <w:t>Designer</w:t>
      </w:r>
      <w:r w:rsidRPr="00386043">
        <w:rPr>
          <w:lang w:val="ru-RU"/>
        </w:rPr>
        <w:t xml:space="preserve"> с</w:t>
      </w:r>
      <w:r w:rsidR="00FE0FCB" w:rsidRPr="00386043">
        <w:rPr>
          <w:lang w:val="ru-RU"/>
        </w:rPr>
        <w:t>оздать структуру проекта, представленную на рисунке ниже:</w:t>
      </w:r>
    </w:p>
    <w:p w14:paraId="1968C0C1" w14:textId="28138840" w:rsidR="00C115CB" w:rsidRDefault="00F3296F" w:rsidP="008A7862">
      <w:pPr>
        <w:pStyle w:val="a4"/>
      </w:pPr>
      <w:r w:rsidRPr="003E737C">
        <w:rPr>
          <w:noProof/>
        </w:rPr>
        <w:drawing>
          <wp:inline distT="0" distB="0" distL="0" distR="0" wp14:anchorId="105ED067" wp14:editId="74C23B8C">
            <wp:extent cx="5940425" cy="2498660"/>
            <wp:effectExtent l="0" t="0" r="3175" b="0"/>
            <wp:docPr id="1932043854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3854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37501A1C" w:rsidR="00FE0FCB" w:rsidRDefault="00C115CB" w:rsidP="008A7862">
      <w:pPr>
        <w:pStyle w:val="a4"/>
      </w:pPr>
      <w:bookmarkStart w:id="2" w:name="_Toc161170177"/>
      <w:bookmarkStart w:id="3" w:name="_Toc162458745"/>
      <w:bookmarkStart w:id="4" w:name="_Ref1624593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528FD">
        <w:rPr>
          <w:noProof/>
        </w:rPr>
        <w:t>1</w:t>
      </w:r>
      <w:r>
        <w:rPr>
          <w:noProof/>
        </w:rPr>
        <w:fldChar w:fldCharType="end"/>
      </w:r>
      <w:bookmarkEnd w:id="4"/>
      <w:r>
        <w:t xml:space="preserve"> – Структура проекта</w:t>
      </w:r>
      <w:bookmarkEnd w:id="2"/>
      <w:bookmarkEnd w:id="3"/>
    </w:p>
    <w:p w14:paraId="693A01F7" w14:textId="79FEB681" w:rsidR="00FE5664" w:rsidRDefault="00FE5664" w:rsidP="00B01553">
      <w:pPr>
        <w:pStyle w:val="1"/>
      </w:pPr>
      <w:bookmarkStart w:id="5" w:name="_Toc161170158"/>
      <w:bookmarkStart w:id="6" w:name="_Toc162458721"/>
      <w:r>
        <w:t>Ход работы</w:t>
      </w:r>
      <w:bookmarkEnd w:id="5"/>
      <w:bookmarkEnd w:id="6"/>
    </w:p>
    <w:p w14:paraId="3CA49295" w14:textId="77747D95" w:rsidR="006B30E9" w:rsidRDefault="006B30E9" w:rsidP="00571D40">
      <w:pPr>
        <w:pStyle w:val="2"/>
      </w:pPr>
      <w:bookmarkStart w:id="7" w:name="_Toc161170159"/>
      <w:bookmarkStart w:id="8" w:name="_Toc162458722"/>
      <w:r>
        <w:t>Создание проекта</w:t>
      </w:r>
      <w:bookmarkEnd w:id="7"/>
      <w:bookmarkEnd w:id="8"/>
    </w:p>
    <w:p w14:paraId="5CA9335E" w14:textId="06105BF6" w:rsidR="0049599D" w:rsidRDefault="0049599D" w:rsidP="006406F6">
      <w:pPr>
        <w:pStyle w:val="3"/>
      </w:pPr>
      <w:bookmarkStart w:id="9" w:name="_Toc161170160"/>
      <w:bookmarkStart w:id="10" w:name="_Toc162458723"/>
      <w:r>
        <w:t>Подготовка проекта</w:t>
      </w:r>
      <w:bookmarkEnd w:id="9"/>
      <w:bookmarkEnd w:id="10"/>
    </w:p>
    <w:p w14:paraId="23E5CB36" w14:textId="381D71F2" w:rsidR="00764681" w:rsidRPr="00386043" w:rsidRDefault="00D135FA" w:rsidP="00280658">
      <w:pPr>
        <w:rPr>
          <w:lang w:val="ru-RU"/>
        </w:rPr>
      </w:pPr>
      <w:r w:rsidRPr="00386043">
        <w:rPr>
          <w:lang w:val="ru-RU"/>
        </w:rPr>
        <w:t>Создадим проект</w:t>
      </w:r>
      <w:r w:rsidR="00764681" w:rsidRPr="00386043">
        <w:rPr>
          <w:lang w:val="ru-RU"/>
        </w:rPr>
        <w:t>, установив следующие значения:</w:t>
      </w:r>
    </w:p>
    <w:p w14:paraId="7EF995DA" w14:textId="77777777" w:rsidR="00571D0C" w:rsidRDefault="0010507A" w:rsidP="008A7862">
      <w:pPr>
        <w:pStyle w:val="a4"/>
      </w:pPr>
      <w:r w:rsidRPr="0010507A">
        <w:rPr>
          <w:noProof/>
        </w:rPr>
        <w:drawing>
          <wp:inline distT="0" distB="0" distL="0" distR="0" wp14:anchorId="7761915E" wp14:editId="61892E60">
            <wp:extent cx="4530692" cy="2489200"/>
            <wp:effectExtent l="0" t="0" r="3810" b="6350"/>
            <wp:docPr id="181633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4378" name=""/>
                    <pic:cNvPicPr/>
                  </pic:nvPicPr>
                  <pic:blipFill rotWithShape="1">
                    <a:blip r:embed="rId9"/>
                    <a:srcRect t="6597" b="12969"/>
                    <a:stretch/>
                  </pic:blipFill>
                  <pic:spPr bwMode="auto">
                    <a:xfrm>
                      <a:off x="0" y="0"/>
                      <a:ext cx="4548093" cy="249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EE5A3" w14:textId="3DEA0000" w:rsidR="009B2EF8" w:rsidRDefault="00571D0C" w:rsidP="008A7862">
      <w:pPr>
        <w:pStyle w:val="a4"/>
      </w:pPr>
      <w:bookmarkStart w:id="11" w:name="_Toc161170178"/>
      <w:bookmarkStart w:id="12" w:name="_Toc16245874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528FD">
        <w:rPr>
          <w:noProof/>
        </w:rPr>
        <w:t>2</w:t>
      </w:r>
      <w:r>
        <w:rPr>
          <w:noProof/>
        </w:rPr>
        <w:fldChar w:fldCharType="end"/>
      </w:r>
      <w:r>
        <w:t xml:space="preserve"> – Детали проекта</w:t>
      </w:r>
      <w:bookmarkEnd w:id="11"/>
      <w:bookmarkEnd w:id="12"/>
    </w:p>
    <w:p w14:paraId="44077888" w14:textId="10D92925" w:rsidR="005D7E60" w:rsidRPr="009F13D3" w:rsidRDefault="00841626" w:rsidP="00280658">
      <w:r>
        <w:t>Перейдём</w:t>
      </w:r>
      <w:r w:rsidRPr="009F13D3">
        <w:t xml:space="preserve"> </w:t>
      </w:r>
      <w:r>
        <w:t>по</w:t>
      </w:r>
      <w:r w:rsidRPr="009F13D3">
        <w:t xml:space="preserve"> </w:t>
      </w:r>
      <w:r>
        <w:t>пути</w:t>
      </w:r>
      <w:r w:rsidRPr="009F13D3">
        <w:t xml:space="preserve"> </w:t>
      </w:r>
      <w:r>
        <w:t>Tools</w:t>
      </w:r>
      <w:r w:rsidRPr="009F13D3">
        <w:t xml:space="preserve"> → </w:t>
      </w:r>
      <w:r>
        <w:t>Options</w:t>
      </w:r>
      <w:r w:rsidRPr="009F13D3">
        <w:t xml:space="preserve"> → </w:t>
      </w:r>
      <w:r w:rsidRPr="00841626">
        <w:t>IP</w:t>
      </w:r>
      <w:r w:rsidRPr="009F13D3">
        <w:t xml:space="preserve"> </w:t>
      </w:r>
      <w:r w:rsidRPr="00841626">
        <w:t>Settings</w:t>
      </w:r>
      <w:r w:rsidRPr="009F13D3">
        <w:t xml:space="preserve"> → </w:t>
      </w:r>
      <w:r w:rsidRPr="00841626">
        <w:t>IP</w:t>
      </w:r>
      <w:r w:rsidRPr="009F13D3">
        <w:t xml:space="preserve"> </w:t>
      </w:r>
      <w:r w:rsidRPr="00841626">
        <w:t>Catalog</w:t>
      </w:r>
      <w:r w:rsidRPr="009F13D3">
        <w:t xml:space="preserve"> </w:t>
      </w:r>
      <w:r w:rsidRPr="00841626">
        <w:t>Search</w:t>
      </w:r>
      <w:r w:rsidRPr="009F13D3">
        <w:t xml:space="preserve"> </w:t>
      </w:r>
      <w:r w:rsidRPr="00841626">
        <w:t>Locations</w:t>
      </w:r>
      <w:r w:rsidR="009F13D3" w:rsidRPr="009F13D3">
        <w:t xml:space="preserve"> </w:t>
      </w:r>
      <w:r w:rsidR="009F13D3">
        <w:t>и</w:t>
      </w:r>
      <w:r w:rsidR="009F13D3" w:rsidRPr="009F13D3">
        <w:t xml:space="preserve"> </w:t>
      </w:r>
      <w:r w:rsidR="009F13D3">
        <w:t>зададим</w:t>
      </w:r>
      <w:r w:rsidR="009F13D3" w:rsidRPr="009F13D3">
        <w:t xml:space="preserve"> </w:t>
      </w:r>
      <w:r w:rsidR="009F13D3">
        <w:t>путь</w:t>
      </w:r>
      <w:r w:rsidR="009F13D3" w:rsidRPr="009F13D3">
        <w:t xml:space="preserve"> </w:t>
      </w:r>
      <w:r w:rsidR="009F13D3">
        <w:t>к</w:t>
      </w:r>
      <w:r w:rsidR="009F13D3" w:rsidRPr="009F13D3">
        <w:t xml:space="preserve"> </w:t>
      </w:r>
      <w:r w:rsidR="009F13D3">
        <w:t>библиотеке IP</w:t>
      </w:r>
      <w:r w:rsidRPr="009F13D3">
        <w:t>:</w:t>
      </w:r>
    </w:p>
    <w:p w14:paraId="59C006D0" w14:textId="3C28EE77" w:rsidR="00571D0C" w:rsidRDefault="00531B6F" w:rsidP="008A7862">
      <w:pPr>
        <w:pStyle w:val="a4"/>
      </w:pPr>
      <w:r w:rsidRPr="00531B6F">
        <w:rPr>
          <w:noProof/>
        </w:rPr>
        <w:lastRenderedPageBreak/>
        <w:drawing>
          <wp:inline distT="0" distB="0" distL="0" distR="0" wp14:anchorId="09512ED0" wp14:editId="1A6B2E5D">
            <wp:extent cx="5940425" cy="2555240"/>
            <wp:effectExtent l="0" t="0" r="3175" b="0"/>
            <wp:docPr id="115340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02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9DC" w14:textId="2E8BDBB7" w:rsidR="00841626" w:rsidRPr="00386043" w:rsidRDefault="00571D0C" w:rsidP="008A7862">
      <w:pPr>
        <w:pStyle w:val="a4"/>
        <w:rPr>
          <w:lang w:val="ru-RU"/>
        </w:rPr>
      </w:pPr>
      <w:bookmarkStart w:id="13" w:name="_Toc161170179"/>
      <w:bookmarkStart w:id="14" w:name="_Toc162458747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3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8E42E5" w:rsidRPr="00386043">
        <w:rPr>
          <w:lang w:val="ru-RU"/>
        </w:rPr>
        <w:t xml:space="preserve">Задания пути к библиотеке </w:t>
      </w:r>
      <w:r w:rsidR="008E42E5">
        <w:t>IP</w:t>
      </w:r>
      <w:bookmarkEnd w:id="13"/>
      <w:bookmarkEnd w:id="14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5" w:name="_Toc161170161"/>
      <w:bookmarkStart w:id="16" w:name="_Toc162458724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5"/>
      <w:bookmarkEnd w:id="16"/>
    </w:p>
    <w:p w14:paraId="0CF6007C" w14:textId="299C4028" w:rsidR="001112A0" w:rsidRPr="00386043" w:rsidRDefault="001112A0" w:rsidP="00280658">
      <w:pPr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54042C62" w:rsidR="000F6357" w:rsidRPr="00FA260E" w:rsidRDefault="00F3296F" w:rsidP="008A7862">
      <w:pPr>
        <w:pStyle w:val="a4"/>
      </w:pPr>
      <w:r w:rsidRPr="00245CD1">
        <w:rPr>
          <w:noProof/>
        </w:rPr>
        <w:drawing>
          <wp:inline distT="0" distB="0" distL="0" distR="0" wp14:anchorId="3F278717" wp14:editId="43924133">
            <wp:extent cx="5226050" cy="3328257"/>
            <wp:effectExtent l="0" t="0" r="0" b="5715"/>
            <wp:docPr id="2589906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06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33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571" w14:textId="6919098E" w:rsidR="001112A0" w:rsidRPr="007376BE" w:rsidRDefault="000F6357" w:rsidP="008A7862">
      <w:pPr>
        <w:pStyle w:val="a4"/>
      </w:pPr>
      <w:bookmarkStart w:id="17" w:name="_Toc161170180"/>
      <w:bookmarkStart w:id="18" w:name="_Toc162458748"/>
      <w:r w:rsidRPr="00386043">
        <w:rPr>
          <w:lang w:val="ru-RU"/>
        </w:rPr>
        <w:t>Рис</w:t>
      </w:r>
      <w:r w:rsidRPr="007376BE">
        <w:t xml:space="preserve">. </w:t>
      </w:r>
      <w:r w:rsidRPr="00FA260E">
        <w:fldChar w:fldCharType="begin"/>
      </w:r>
      <w:r w:rsidRPr="007376BE">
        <w:instrText xml:space="preserve"> </w:instrText>
      </w:r>
      <w:r w:rsidRPr="00415BB4">
        <w:instrText>SEQ</w:instrText>
      </w:r>
      <w:r w:rsidRPr="007376BE">
        <w:instrText xml:space="preserve"> </w:instrText>
      </w:r>
      <w:r w:rsidRPr="00386043">
        <w:rPr>
          <w:lang w:val="ru-RU"/>
        </w:rPr>
        <w:instrText>Рис</w:instrText>
      </w:r>
      <w:r w:rsidRPr="007376BE">
        <w:instrText xml:space="preserve">. \* </w:instrText>
      </w:r>
      <w:r w:rsidRPr="00415BB4">
        <w:instrText>ARABIC</w:instrText>
      </w:r>
      <w:r w:rsidRPr="007376BE">
        <w:instrText xml:space="preserve"> </w:instrText>
      </w:r>
      <w:r w:rsidRPr="00FA260E">
        <w:fldChar w:fldCharType="separate"/>
      </w:r>
      <w:r w:rsidR="008528FD">
        <w:rPr>
          <w:noProof/>
        </w:rPr>
        <w:t>4</w:t>
      </w:r>
      <w:r w:rsidRPr="00FA260E">
        <w:fldChar w:fldCharType="end"/>
      </w:r>
      <w:r w:rsidRPr="007376BE">
        <w:t xml:space="preserve"> – </w:t>
      </w:r>
      <w:r w:rsidRPr="00386043">
        <w:rPr>
          <w:lang w:val="ru-RU"/>
        </w:rPr>
        <w:t>Исходное</w:t>
      </w:r>
      <w:r w:rsidRPr="007376BE">
        <w:t xml:space="preserve"> </w:t>
      </w:r>
      <w:r w:rsidRPr="00386043">
        <w:rPr>
          <w:lang w:val="ru-RU"/>
        </w:rPr>
        <w:t>окно</w:t>
      </w:r>
      <w:r w:rsidRPr="007376BE">
        <w:t xml:space="preserve"> </w:t>
      </w:r>
      <w:r w:rsidRPr="00415BB4">
        <w:t>PD</w:t>
      </w:r>
      <w:bookmarkEnd w:id="17"/>
      <w:bookmarkEnd w:id="18"/>
    </w:p>
    <w:p w14:paraId="2181F99D" w14:textId="7D620B11" w:rsidR="00385B0D" w:rsidRPr="00280658" w:rsidRDefault="00385B0D" w:rsidP="00280658">
      <w:pPr>
        <w:rPr>
          <w:lang w:val="ru-RU"/>
        </w:rPr>
      </w:pPr>
      <w:r w:rsidRPr="00386043">
        <w:rPr>
          <w:lang w:val="ru-RU"/>
        </w:rPr>
        <w:t>Добавим</w:t>
      </w:r>
      <w:r w:rsidRPr="00EB6399">
        <w:t xml:space="preserve"> </w:t>
      </w:r>
      <w:r w:rsidRPr="00386043">
        <w:rPr>
          <w:lang w:val="ru-RU"/>
        </w:rPr>
        <w:t>компоненты</w:t>
      </w:r>
      <w:r w:rsidRPr="00EB6399">
        <w:t xml:space="preserve">: </w:t>
      </w:r>
      <w:proofErr w:type="spellStart"/>
      <w:r w:rsidR="00280658" w:rsidRPr="00280658">
        <w:t>MyST_source_component</w:t>
      </w:r>
      <w:proofErr w:type="spellEnd"/>
      <w:r w:rsidRPr="00280658">
        <w:t>,</w:t>
      </w:r>
      <w:r w:rsidR="00280658" w:rsidRPr="00280658">
        <w:t xml:space="preserve"> Avalon-ST Single Clock FIFO</w:t>
      </w:r>
      <w:r w:rsidRPr="00280658">
        <w:t xml:space="preserve">, </w:t>
      </w:r>
      <w:proofErr w:type="spellStart"/>
      <w:r w:rsidR="00280658" w:rsidRPr="00280658">
        <w:t>MyST_sink_component</w:t>
      </w:r>
      <w:proofErr w:type="spellEnd"/>
      <w:r w:rsidR="007554B4" w:rsidRPr="00280658">
        <w:t xml:space="preserve">. </w:t>
      </w:r>
      <w:r w:rsidR="007554B4" w:rsidRPr="00280658">
        <w:rPr>
          <w:lang w:val="ru-RU"/>
        </w:rPr>
        <w:t>Таким образом, получи</w:t>
      </w:r>
      <w:r w:rsidR="00C57827" w:rsidRPr="00280658">
        <w:rPr>
          <w:lang w:val="ru-RU"/>
        </w:rPr>
        <w:t>м</w:t>
      </w:r>
      <w:r w:rsidR="007554B4" w:rsidRPr="00280658">
        <w:rPr>
          <w:lang w:val="ru-RU"/>
        </w:rPr>
        <w:t xml:space="preserve"> следующую картинку (в окне </w:t>
      </w:r>
      <w:r w:rsidR="007554B4" w:rsidRPr="00280658">
        <w:t>Hierarchy</w:t>
      </w:r>
      <w:r w:rsidR="007554B4" w:rsidRPr="00280658">
        <w:rPr>
          <w:lang w:val="ru-RU"/>
        </w:rPr>
        <w:t xml:space="preserve"> слева отображаются все добавленные компоненты):</w:t>
      </w:r>
    </w:p>
    <w:p w14:paraId="18AE20A9" w14:textId="26F480C3" w:rsidR="006C6395" w:rsidRDefault="00F3296F" w:rsidP="008A7862">
      <w:pPr>
        <w:pStyle w:val="a4"/>
      </w:pPr>
      <w:r w:rsidRPr="00FD5D56">
        <w:rPr>
          <w:noProof/>
        </w:rPr>
        <w:lastRenderedPageBreak/>
        <w:drawing>
          <wp:inline distT="0" distB="0" distL="0" distR="0" wp14:anchorId="0CFC850C" wp14:editId="5BE67CED">
            <wp:extent cx="5143500" cy="3591108"/>
            <wp:effectExtent l="0" t="0" r="0" b="9525"/>
            <wp:doc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179" cy="35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84C" w14:textId="6188B1A9" w:rsidR="00385B0D" w:rsidRPr="00386043" w:rsidRDefault="006C6395" w:rsidP="008A7862">
      <w:pPr>
        <w:pStyle w:val="a4"/>
        <w:rPr>
          <w:lang w:val="ru-RU"/>
        </w:rPr>
      </w:pPr>
      <w:bookmarkStart w:id="19" w:name="_Toc161170181"/>
      <w:bookmarkStart w:id="20" w:name="_Toc162458749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5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Добавление компонентов</w:t>
      </w:r>
      <w:bookmarkEnd w:id="19"/>
      <w:bookmarkEnd w:id="20"/>
    </w:p>
    <w:p w14:paraId="05C63CB0" w14:textId="51AC4D2E" w:rsidR="00C57827" w:rsidRPr="00386043" w:rsidRDefault="00C57827" w:rsidP="00280658">
      <w:pPr>
        <w:rPr>
          <w:lang w:val="ru-RU"/>
        </w:rPr>
      </w:pPr>
      <w:r w:rsidRPr="00386043">
        <w:rPr>
          <w:lang w:val="ru-RU"/>
        </w:rPr>
        <w:t>Наличие ошибок связано с тем, что настройка модулей не производилась, т. к. она будет рассмотрена дальше.</w:t>
      </w:r>
    </w:p>
    <w:p w14:paraId="1EE282C8" w14:textId="1487A940" w:rsidR="003831F7" w:rsidRPr="0065466B" w:rsidRDefault="003831F7" w:rsidP="00571D40">
      <w:pPr>
        <w:pStyle w:val="2"/>
      </w:pPr>
      <w:bookmarkStart w:id="21" w:name="_Toc161170164"/>
      <w:bookmarkStart w:id="22" w:name="_Toc162458725"/>
      <w:r w:rsidRPr="0065466B">
        <w:t>Настройка компонентов</w:t>
      </w:r>
      <w:bookmarkEnd w:id="21"/>
      <w:bookmarkEnd w:id="22"/>
    </w:p>
    <w:p w14:paraId="55790F22" w14:textId="0A3E28E8" w:rsidR="004A1A9D" w:rsidRDefault="004A1A9D" w:rsidP="006406F6">
      <w:pPr>
        <w:pStyle w:val="3"/>
      </w:pPr>
      <w:bookmarkStart w:id="23" w:name="_Toc161170165"/>
      <w:bookmarkStart w:id="24" w:name="_Toc162458726"/>
      <w:r>
        <w:t>Настройка clk</w:t>
      </w:r>
      <w:r w:rsidR="005517D9">
        <w:t>_0</w:t>
      </w:r>
      <w:bookmarkEnd w:id="24"/>
    </w:p>
    <w:p w14:paraId="284B3A82" w14:textId="79C55221" w:rsidR="004A1A9D" w:rsidRDefault="008A5754" w:rsidP="004A1A9D">
      <w:r>
        <w:rPr>
          <w:lang w:val="ru-RU"/>
        </w:rPr>
        <w:t>Переименуем</w:t>
      </w:r>
      <w:r w:rsidRPr="007342BF">
        <w:t xml:space="preserve"> </w:t>
      </w:r>
      <w:r>
        <w:rPr>
          <w:lang w:val="ru-RU"/>
        </w:rPr>
        <w:t>компонент</w:t>
      </w:r>
      <w:r w:rsidRPr="007342BF">
        <w:t xml:space="preserve"> </w:t>
      </w:r>
      <w:r w:rsidRPr="008A5754">
        <w:rPr>
          <w:b/>
          <w:bCs/>
        </w:rPr>
        <w:t>clk</w:t>
      </w:r>
      <w:r w:rsidRPr="007342BF">
        <w:rPr>
          <w:b/>
          <w:bCs/>
        </w:rPr>
        <w:t>_0</w:t>
      </w:r>
      <w:r w:rsidRPr="007342BF">
        <w:t xml:space="preserve"> </w:t>
      </w:r>
      <w:r>
        <w:rPr>
          <w:lang w:val="ru-RU"/>
        </w:rPr>
        <w:t>в</w:t>
      </w:r>
      <w:r w:rsidRPr="007342BF">
        <w:t xml:space="preserve"> </w:t>
      </w:r>
      <w:r w:rsidRPr="008A5754">
        <w:rPr>
          <w:b/>
          <w:bCs/>
        </w:rPr>
        <w:t>clk</w:t>
      </w:r>
      <w:r w:rsidRPr="007342BF">
        <w:t xml:space="preserve"> </w:t>
      </w:r>
      <w:r>
        <w:rPr>
          <w:lang w:val="ru-RU"/>
        </w:rPr>
        <w:t>и</w:t>
      </w:r>
      <w:r w:rsidRPr="007342BF">
        <w:t xml:space="preserve"> </w:t>
      </w:r>
      <w:r>
        <w:rPr>
          <w:lang w:val="ru-RU"/>
        </w:rPr>
        <w:t>зададим</w:t>
      </w:r>
      <w:r w:rsidRPr="007342BF">
        <w:t xml:space="preserve"> </w:t>
      </w:r>
      <w:r w:rsidR="007342BF">
        <w:rPr>
          <w:lang w:val="ru-RU"/>
        </w:rPr>
        <w:t>значение</w:t>
      </w:r>
      <w:r w:rsidR="007342BF" w:rsidRPr="007342BF">
        <w:t xml:space="preserve"> </w:t>
      </w:r>
      <w:r w:rsidR="007342BF">
        <w:t>Reset</w:t>
      </w:r>
      <w:r w:rsidR="007342BF" w:rsidRPr="007342BF">
        <w:t xml:space="preserve"> </w:t>
      </w:r>
      <w:r w:rsidR="007342BF">
        <w:t>synchronous</w:t>
      </w:r>
      <w:r w:rsidR="007342BF" w:rsidRPr="007342BF">
        <w:t xml:space="preserve"> </w:t>
      </w:r>
      <w:r w:rsidR="007342BF">
        <w:t xml:space="preserve">edges = </w:t>
      </w:r>
      <w:proofErr w:type="spellStart"/>
      <w:r w:rsidR="007342BF">
        <w:t>Deassert</w:t>
      </w:r>
      <w:proofErr w:type="spellEnd"/>
    </w:p>
    <w:p w14:paraId="6F0D472F" w14:textId="77777777" w:rsidR="00165426" w:rsidRDefault="00165426" w:rsidP="00165426">
      <w:pPr>
        <w:keepNext/>
        <w:ind w:firstLine="0"/>
        <w:jc w:val="center"/>
      </w:pPr>
      <w:r w:rsidRPr="00165426">
        <w:rPr>
          <w:noProof/>
        </w:rPr>
        <w:drawing>
          <wp:inline distT="0" distB="0" distL="0" distR="0" wp14:anchorId="4054FDE0" wp14:editId="3222DA08">
            <wp:extent cx="4726986" cy="1657350"/>
            <wp:effectExtent l="0" t="0" r="0" b="0"/>
            <wp:docPr id="1446252953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2953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057" cy="16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B0B" w14:textId="6F6DC3BB" w:rsidR="002F0E67" w:rsidRPr="00E46ABE" w:rsidRDefault="00165426" w:rsidP="008A7862">
      <w:pPr>
        <w:pStyle w:val="a4"/>
        <w:rPr>
          <w:lang w:val="ru-RU"/>
        </w:rPr>
      </w:pPr>
      <w:bookmarkStart w:id="25" w:name="_Toc162458750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6</w:t>
      </w:r>
      <w:r>
        <w:fldChar w:fldCharType="end"/>
      </w:r>
      <w:r w:rsidRPr="00E46ABE">
        <w:rPr>
          <w:lang w:val="ru-RU"/>
        </w:rPr>
        <w:t xml:space="preserve"> – </w:t>
      </w:r>
      <w:r w:rsidR="00E46ABE" w:rsidRPr="00386043">
        <w:rPr>
          <w:lang w:val="ru-RU"/>
        </w:rPr>
        <w:t>Настройка компонента</w:t>
      </w:r>
      <w:r w:rsidR="00E46ABE">
        <w:rPr>
          <w:lang w:val="ru-RU"/>
        </w:rPr>
        <w:t xml:space="preserve"> </w:t>
      </w:r>
      <w:r w:rsidR="00E46ABE">
        <w:t>clk</w:t>
      </w:r>
      <w:bookmarkEnd w:id="25"/>
    </w:p>
    <w:p w14:paraId="575CAAC2" w14:textId="3C6CA9EC" w:rsidR="00FB0903" w:rsidRPr="008A5754" w:rsidRDefault="00556A20" w:rsidP="006406F6">
      <w:pPr>
        <w:pStyle w:val="3"/>
        <w:rPr>
          <w:lang w:val="ru-RU"/>
        </w:rPr>
      </w:pPr>
      <w:bookmarkStart w:id="26" w:name="_Toc162458727"/>
      <w:r w:rsidRPr="008A5754">
        <w:rPr>
          <w:lang w:val="ru-RU"/>
        </w:rPr>
        <w:t>Настро</w:t>
      </w:r>
      <w:r w:rsidR="00FB0903" w:rsidRPr="008A5754">
        <w:rPr>
          <w:lang w:val="ru-RU"/>
        </w:rPr>
        <w:t>йка</w:t>
      </w:r>
      <w:r w:rsidRPr="008A5754">
        <w:rPr>
          <w:lang w:val="ru-RU"/>
        </w:rPr>
        <w:t xml:space="preserve"> </w:t>
      </w:r>
      <w:bookmarkEnd w:id="23"/>
      <w:proofErr w:type="spellStart"/>
      <w:r w:rsidR="00A81B25">
        <w:t>sc</w:t>
      </w:r>
      <w:proofErr w:type="spellEnd"/>
      <w:r w:rsidR="00A81B25" w:rsidRPr="00F643E1">
        <w:rPr>
          <w:lang w:val="ru-RU"/>
        </w:rPr>
        <w:t>_</w:t>
      </w:r>
      <w:proofErr w:type="spellStart"/>
      <w:r w:rsidR="00A81B25">
        <w:t>fifo</w:t>
      </w:r>
      <w:proofErr w:type="spellEnd"/>
      <w:r w:rsidR="00A81B25" w:rsidRPr="00F643E1">
        <w:rPr>
          <w:lang w:val="ru-RU"/>
        </w:rPr>
        <w:t>_0</w:t>
      </w:r>
      <w:bookmarkEnd w:id="26"/>
    </w:p>
    <w:p w14:paraId="5F8F5B31" w14:textId="52CF220C" w:rsidR="00DE50C1" w:rsidRPr="00F643E1" w:rsidRDefault="00F643E1" w:rsidP="00280658">
      <w:pPr>
        <w:rPr>
          <w:lang w:val="ru-RU"/>
        </w:rPr>
      </w:pPr>
      <w:r>
        <w:rPr>
          <w:lang w:val="ru-RU"/>
        </w:rPr>
        <w:t>Переименуем</w:t>
      </w:r>
      <w:r w:rsidRPr="00F643E1">
        <w:rPr>
          <w:lang w:val="ru-RU"/>
        </w:rPr>
        <w:t xml:space="preserve"> </w:t>
      </w:r>
      <w:r>
        <w:rPr>
          <w:lang w:val="ru-RU"/>
        </w:rPr>
        <w:t>компонент</w:t>
      </w:r>
      <w:r w:rsidRPr="00F643E1">
        <w:rPr>
          <w:lang w:val="ru-RU"/>
        </w:rPr>
        <w:t xml:space="preserve"> </w:t>
      </w:r>
      <w:r>
        <w:rPr>
          <w:b/>
          <w:bCs/>
        </w:rPr>
        <w:t>dc</w:t>
      </w:r>
      <w:r w:rsidRPr="00775F7A">
        <w:rPr>
          <w:b/>
          <w:bCs/>
          <w:lang w:val="ru-RU"/>
        </w:rPr>
        <w:t>_</w:t>
      </w:r>
      <w:proofErr w:type="spellStart"/>
      <w:r>
        <w:rPr>
          <w:b/>
          <w:bCs/>
        </w:rPr>
        <w:t>fifo</w:t>
      </w:r>
      <w:proofErr w:type="spellEnd"/>
      <w:r w:rsidRPr="00775F7A">
        <w:rPr>
          <w:b/>
          <w:bCs/>
          <w:lang w:val="ru-RU"/>
        </w:rPr>
        <w:t>_0</w:t>
      </w:r>
      <w:r w:rsidRPr="00F643E1">
        <w:rPr>
          <w:lang w:val="ru-RU"/>
        </w:rPr>
        <w:t xml:space="preserve"> </w:t>
      </w:r>
      <w:r>
        <w:rPr>
          <w:lang w:val="ru-RU"/>
        </w:rPr>
        <w:t>в</w:t>
      </w:r>
      <w:r w:rsidRPr="00F643E1">
        <w:rPr>
          <w:lang w:val="ru-RU"/>
        </w:rPr>
        <w:t xml:space="preserve"> </w:t>
      </w:r>
      <w:proofErr w:type="spellStart"/>
      <w:r>
        <w:rPr>
          <w:b/>
          <w:bCs/>
        </w:rPr>
        <w:t>sc</w:t>
      </w:r>
      <w:proofErr w:type="spellEnd"/>
      <w:r w:rsidRPr="00775F7A">
        <w:rPr>
          <w:b/>
          <w:bCs/>
          <w:lang w:val="ru-RU"/>
        </w:rPr>
        <w:t>_</w:t>
      </w:r>
      <w:proofErr w:type="spellStart"/>
      <w:r>
        <w:rPr>
          <w:b/>
          <w:bCs/>
        </w:rPr>
        <w:t>fifo</w:t>
      </w:r>
      <w:proofErr w:type="spellEnd"/>
      <w:r w:rsidRPr="00F643E1">
        <w:rPr>
          <w:lang w:val="ru-RU"/>
        </w:rPr>
        <w:t xml:space="preserve">. </w:t>
      </w:r>
      <w:r w:rsidR="00DE50C1" w:rsidRPr="00386043">
        <w:rPr>
          <w:lang w:val="ru-RU"/>
        </w:rPr>
        <w:t xml:space="preserve">Зададим </w:t>
      </w:r>
      <w:r w:rsidR="00775F7A">
        <w:rPr>
          <w:lang w:val="ru-RU"/>
        </w:rPr>
        <w:t xml:space="preserve">значение </w:t>
      </w:r>
      <w:r w:rsidR="00775F7A">
        <w:t>Bits per symbol = 4</w:t>
      </w:r>
      <w:r w:rsidR="00F015D3" w:rsidRPr="00F643E1">
        <w:rPr>
          <w:lang w:val="ru-RU"/>
        </w:rPr>
        <w:t>:</w:t>
      </w:r>
    </w:p>
    <w:p w14:paraId="70BB7E4D" w14:textId="74273CF3" w:rsidR="004D3ED5" w:rsidRDefault="002D45DD" w:rsidP="008A7862">
      <w:pPr>
        <w:pStyle w:val="a4"/>
      </w:pPr>
      <w:r w:rsidRPr="002D45DD">
        <w:rPr>
          <w:noProof/>
        </w:rPr>
        <w:lastRenderedPageBreak/>
        <w:drawing>
          <wp:inline distT="0" distB="0" distL="0" distR="0" wp14:anchorId="205A31C3" wp14:editId="48355F96">
            <wp:extent cx="5314950" cy="3113976"/>
            <wp:effectExtent l="0" t="0" r="0" b="0"/>
            <wp:doc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392" cy="31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4B5" w14:textId="028B92E5" w:rsidR="00F015D3" w:rsidRPr="00B57C83" w:rsidRDefault="004D3ED5" w:rsidP="008A7862">
      <w:pPr>
        <w:pStyle w:val="a4"/>
        <w:rPr>
          <w:lang w:val="ru-RU"/>
          <w:rPrChange w:id="27" w:author="Mat Nepo" w:date="2024-03-25T17:27:00Z" w16du:dateUtc="2024-03-25T14:27:00Z">
            <w:rPr/>
          </w:rPrChange>
        </w:rPr>
      </w:pPr>
      <w:bookmarkStart w:id="28" w:name="_Ref162281411"/>
      <w:bookmarkStart w:id="29" w:name="_Toc161170189"/>
      <w:bookmarkStart w:id="30" w:name="_Toc162458751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7</w:t>
      </w:r>
      <w:r>
        <w:rPr>
          <w:noProof/>
        </w:rPr>
        <w:fldChar w:fldCharType="end"/>
      </w:r>
      <w:bookmarkEnd w:id="28"/>
      <w:r w:rsidRPr="00386043">
        <w:rPr>
          <w:lang w:val="ru-RU"/>
        </w:rPr>
        <w:t xml:space="preserve"> – </w:t>
      </w:r>
      <w:r w:rsidR="00C761DE" w:rsidRPr="00386043">
        <w:rPr>
          <w:lang w:val="ru-RU"/>
        </w:rPr>
        <w:t xml:space="preserve">Настройка компонента </w:t>
      </w:r>
      <w:proofErr w:type="spellStart"/>
      <w:r w:rsidR="007E0C0B">
        <w:t>sc</w:t>
      </w:r>
      <w:proofErr w:type="spellEnd"/>
      <w:r w:rsidR="00C761DE" w:rsidRPr="00386043">
        <w:rPr>
          <w:lang w:val="ru-RU"/>
        </w:rPr>
        <w:t>_</w:t>
      </w:r>
      <w:bookmarkEnd w:id="29"/>
      <w:proofErr w:type="spellStart"/>
      <w:r w:rsidR="007E0C0B">
        <w:t>fifo</w:t>
      </w:r>
      <w:bookmarkEnd w:id="30"/>
      <w:proofErr w:type="spellEnd"/>
    </w:p>
    <w:p w14:paraId="115FAAFF" w14:textId="581F45E4" w:rsidR="00927B57" w:rsidRPr="00386043" w:rsidRDefault="00927B57" w:rsidP="00280658">
      <w:pPr>
        <w:rPr>
          <w:lang w:val="ru-RU"/>
        </w:rPr>
      </w:pPr>
      <w:r w:rsidRPr="00386043">
        <w:rPr>
          <w:lang w:val="ru-RU"/>
        </w:rPr>
        <w:t>Запись данных будет происходить следующим образом: 100 – счёт на сложение, 200 – счёт на вычитание.</w:t>
      </w:r>
    </w:p>
    <w:p w14:paraId="025DB778" w14:textId="4C2A93EC" w:rsidR="00FB0903" w:rsidRPr="00576761" w:rsidRDefault="00FB0903" w:rsidP="006406F6">
      <w:pPr>
        <w:pStyle w:val="3"/>
      </w:pPr>
      <w:bookmarkStart w:id="31" w:name="_Toc161170166"/>
      <w:bookmarkStart w:id="32" w:name="_Toc162458728"/>
      <w:r w:rsidRPr="00386043">
        <w:rPr>
          <w:lang w:val="ru-RU"/>
        </w:rPr>
        <w:t>Настройка</w:t>
      </w:r>
      <w:r w:rsidRPr="00576761">
        <w:t xml:space="preserve"> </w:t>
      </w:r>
      <w:bookmarkEnd w:id="31"/>
      <w:r w:rsidR="00576761">
        <w:t>MyS</w:t>
      </w:r>
      <w:r w:rsidR="00081774">
        <w:t>T</w:t>
      </w:r>
      <w:r w:rsidR="00576761">
        <w:t xml:space="preserve">_source_0 </w:t>
      </w:r>
      <w:r w:rsidR="00576761">
        <w:rPr>
          <w:lang w:val="ru-RU"/>
        </w:rPr>
        <w:t>и</w:t>
      </w:r>
      <w:r w:rsidR="00576761" w:rsidRPr="00576761">
        <w:t xml:space="preserve"> </w:t>
      </w:r>
      <w:r w:rsidR="00576761">
        <w:t>MyS</w:t>
      </w:r>
      <w:r w:rsidR="00081774">
        <w:t>T</w:t>
      </w:r>
      <w:r w:rsidR="00576761">
        <w:t>_sink_0</w:t>
      </w:r>
      <w:bookmarkEnd w:id="32"/>
    </w:p>
    <w:p w14:paraId="7363EC69" w14:textId="1A6493F1" w:rsidR="00F43D4C" w:rsidRDefault="00F43D4C" w:rsidP="00F43D4C">
      <w:pPr>
        <w:rPr>
          <w:lang w:val="ru-RU"/>
        </w:rPr>
      </w:pPr>
      <w:bookmarkStart w:id="33" w:name="_Toc161170167"/>
      <w:r>
        <w:rPr>
          <w:lang w:val="ru-RU"/>
        </w:rPr>
        <w:t>Переименуем</w:t>
      </w:r>
      <w:r w:rsidRPr="00FF1C23">
        <w:t xml:space="preserve"> </w:t>
      </w:r>
      <w:r w:rsidR="00081774" w:rsidRPr="00FF1C23">
        <w:t xml:space="preserve"> </w:t>
      </w:r>
      <w:r w:rsidR="00081774">
        <w:t>MyST</w:t>
      </w:r>
      <w:r w:rsidR="00FF1C23">
        <w:t xml:space="preserve">_source_0 </w:t>
      </w:r>
      <w:r w:rsidR="00FF1C23">
        <w:rPr>
          <w:lang w:val="ru-RU"/>
        </w:rPr>
        <w:t>и</w:t>
      </w:r>
      <w:r w:rsidR="00FF1C23" w:rsidRPr="00FF1C23">
        <w:t xml:space="preserve"> </w:t>
      </w:r>
      <w:r w:rsidR="00FF1C23">
        <w:t xml:space="preserve">MyST_sink_0 </w:t>
      </w:r>
      <w:r w:rsidR="00FF1C23">
        <w:rPr>
          <w:lang w:val="ru-RU"/>
        </w:rPr>
        <w:t>в</w:t>
      </w:r>
      <w:r w:rsidR="00FF1C23" w:rsidRPr="00FF1C23">
        <w:t xml:space="preserve"> </w:t>
      </w:r>
      <w:proofErr w:type="spellStart"/>
      <w:r w:rsidR="00FF1C23">
        <w:t>MyST_source</w:t>
      </w:r>
      <w:proofErr w:type="spellEnd"/>
      <w:r w:rsidR="00FF1C23">
        <w:t xml:space="preserve"> </w:t>
      </w:r>
      <w:r w:rsidR="00FF1C23">
        <w:rPr>
          <w:lang w:val="ru-RU"/>
        </w:rPr>
        <w:t>и</w:t>
      </w:r>
      <w:r w:rsidR="00FF1C23" w:rsidRPr="00FF1C23">
        <w:t xml:space="preserve"> </w:t>
      </w:r>
      <w:proofErr w:type="spellStart"/>
      <w:r w:rsidR="00FF1C23">
        <w:t>MyST_sink</w:t>
      </w:r>
      <w:proofErr w:type="spellEnd"/>
      <w:r w:rsidR="00FF1C23" w:rsidRPr="00FF1C23">
        <w:t xml:space="preserve"> </w:t>
      </w:r>
      <w:r w:rsidR="00FF1C23">
        <w:rPr>
          <w:lang w:val="ru-RU"/>
        </w:rPr>
        <w:t>соответственно</w:t>
      </w:r>
      <w:r w:rsidR="0033111D" w:rsidRPr="0033111D">
        <w:t xml:space="preserve">. </w:t>
      </w:r>
      <w:r w:rsidR="0033111D">
        <w:rPr>
          <w:lang w:val="ru-RU"/>
        </w:rPr>
        <w:t>Получившаяся структура будет выглядеть следующим образом:</w:t>
      </w:r>
    </w:p>
    <w:p w14:paraId="1C65D9D6" w14:textId="54830E64" w:rsidR="004303B2" w:rsidRDefault="005D63A6" w:rsidP="004303B2">
      <w:pPr>
        <w:keepNext/>
        <w:ind w:firstLine="0"/>
        <w:jc w:val="center"/>
      </w:pPr>
      <w:r w:rsidRPr="005D63A6">
        <w:rPr>
          <w:noProof/>
        </w:rPr>
        <w:drawing>
          <wp:inline distT="0" distB="0" distL="0" distR="0" wp14:anchorId="42CBF17D" wp14:editId="3323056A">
            <wp:extent cx="3927945" cy="2110438"/>
            <wp:effectExtent l="0" t="0" r="0" b="4445"/>
            <wp:doc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257" cy="211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BB24" w14:textId="41D802A4" w:rsidR="00D4034F" w:rsidRPr="005D63A6" w:rsidRDefault="004303B2" w:rsidP="008A7862">
      <w:pPr>
        <w:pStyle w:val="a4"/>
        <w:rPr>
          <w:lang w:val="ru-RU"/>
        </w:rPr>
      </w:pPr>
      <w:bookmarkStart w:id="34" w:name="_Toc162458752"/>
      <w:r w:rsidRPr="00B60D9D">
        <w:rPr>
          <w:lang w:val="ru-RU"/>
        </w:rPr>
        <w:t xml:space="preserve">Рис. </w:t>
      </w:r>
      <w:r>
        <w:fldChar w:fldCharType="begin"/>
      </w:r>
      <w:r w:rsidRPr="00B60D9D">
        <w:rPr>
          <w:lang w:val="ru-RU"/>
        </w:rPr>
        <w:instrText xml:space="preserve"> </w:instrText>
      </w:r>
      <w:r>
        <w:instrText>SEQ</w:instrText>
      </w:r>
      <w:r w:rsidRPr="00B60D9D">
        <w:rPr>
          <w:lang w:val="ru-RU"/>
        </w:rPr>
        <w:instrText xml:space="preserve"> Рис. \* </w:instrText>
      </w:r>
      <w:r>
        <w:instrText>ARABIC</w:instrText>
      </w:r>
      <w:r w:rsidRPr="00B60D9D">
        <w:rPr>
          <w:lang w:val="ru-RU"/>
        </w:rPr>
        <w:instrText xml:space="preserve"> </w:instrText>
      </w:r>
      <w:r>
        <w:fldChar w:fldCharType="separate"/>
      </w:r>
      <w:r w:rsidR="008528FD">
        <w:rPr>
          <w:noProof/>
        </w:rPr>
        <w:t>8</w:t>
      </w:r>
      <w:r>
        <w:fldChar w:fldCharType="end"/>
      </w:r>
      <w:r w:rsidRPr="00B60D9D">
        <w:rPr>
          <w:lang w:val="ru-RU"/>
        </w:rPr>
        <w:t xml:space="preserve"> – </w:t>
      </w:r>
      <w:r w:rsidR="00B60D9D">
        <w:rPr>
          <w:lang w:val="ru-RU"/>
        </w:rPr>
        <w:t>Система после переименования компонентов</w:t>
      </w:r>
      <w:bookmarkEnd w:id="34"/>
    </w:p>
    <w:bookmarkEnd w:id="33"/>
    <w:p w14:paraId="4F2302E7" w14:textId="77777777" w:rsidR="00AD5B93" w:rsidRPr="00386043" w:rsidRDefault="00AD5B93" w:rsidP="00280658">
      <w:pPr>
        <w:rPr>
          <w:rFonts w:eastAsia="Times New Roman"/>
          <w:szCs w:val="16"/>
          <w:lang w:val="ru-RU"/>
        </w:rPr>
      </w:pPr>
      <w:r w:rsidRPr="00386043">
        <w:rPr>
          <w:lang w:val="ru-RU"/>
        </w:rPr>
        <w:br w:type="page"/>
      </w:r>
    </w:p>
    <w:p w14:paraId="420F6B7B" w14:textId="77777777" w:rsidR="00C7377E" w:rsidRDefault="00C7377E" w:rsidP="00571D40">
      <w:pPr>
        <w:pStyle w:val="2"/>
      </w:pPr>
      <w:bookmarkStart w:id="35" w:name="_Toc161170162"/>
      <w:bookmarkStart w:id="36" w:name="_Toc162458729"/>
      <w:r>
        <w:lastRenderedPageBreak/>
        <w:t>Подключение тактового сигнала</w:t>
      </w:r>
      <w:bookmarkEnd w:id="35"/>
      <w:bookmarkEnd w:id="36"/>
    </w:p>
    <w:p w14:paraId="649B29C5" w14:textId="77777777" w:rsidR="00C7377E" w:rsidRPr="00386043" w:rsidRDefault="00C7377E" w:rsidP="00C7377E">
      <w:pPr>
        <w:rPr>
          <w:lang w:val="ru-RU"/>
        </w:rPr>
      </w:pPr>
      <w:r w:rsidRPr="00386043">
        <w:rPr>
          <w:lang w:val="ru-RU"/>
        </w:rPr>
        <w:t xml:space="preserve">Выделим интерфейс </w:t>
      </w:r>
      <w:r>
        <w:t>clk</w:t>
      </w:r>
      <w:r w:rsidRPr="00386043">
        <w:rPr>
          <w:lang w:val="ru-RU"/>
        </w:rPr>
        <w:t xml:space="preserve"> компонента </w:t>
      </w:r>
      <w:r>
        <w:t>clk</w:t>
      </w:r>
      <w:r w:rsidRPr="00386043">
        <w:rPr>
          <w:lang w:val="ru-RU"/>
        </w:rPr>
        <w:t>, и, открыв его соединения, выберем подключение ко всем тактовым входам:</w:t>
      </w:r>
    </w:p>
    <w:p w14:paraId="2F9E4D79" w14:textId="5801A255" w:rsidR="00C7377E" w:rsidRDefault="00FF6497" w:rsidP="008A7862">
      <w:pPr>
        <w:pStyle w:val="a4"/>
      </w:pPr>
      <w:r w:rsidRPr="00FF6497">
        <w:rPr>
          <w:noProof/>
        </w:rPr>
        <w:drawing>
          <wp:inline distT="0" distB="0" distL="0" distR="0" wp14:anchorId="51BD8420" wp14:editId="512098FB">
            <wp:extent cx="3956050" cy="1066984"/>
            <wp:effectExtent l="0" t="0" r="6350" b="0"/>
            <wp:docPr id="34292278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278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662" cy="10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CD" w14:textId="27CA086F" w:rsidR="00C7377E" w:rsidRPr="00386043" w:rsidRDefault="00C7377E" w:rsidP="008A7862">
      <w:pPr>
        <w:pStyle w:val="a4"/>
        <w:rPr>
          <w:lang w:val="ru-RU"/>
        </w:rPr>
      </w:pPr>
      <w:bookmarkStart w:id="37" w:name="_Toc161170183"/>
      <w:bookmarkStart w:id="38" w:name="_Toc162458753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9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тактового сигнала (1)</w:t>
      </w:r>
      <w:bookmarkEnd w:id="37"/>
      <w:bookmarkEnd w:id="38"/>
    </w:p>
    <w:p w14:paraId="4279174D" w14:textId="77777777" w:rsidR="00C7377E" w:rsidRPr="00386043" w:rsidRDefault="00C7377E" w:rsidP="00C7377E">
      <w:pPr>
        <w:rPr>
          <w:lang w:val="ru-RU"/>
        </w:rPr>
      </w:pPr>
      <w:r w:rsidRPr="00386043">
        <w:rPr>
          <w:lang w:val="ru-RU"/>
        </w:rPr>
        <w:t xml:space="preserve">Подключим тактовый сигнал, выполнив </w:t>
      </w:r>
      <w:r>
        <w:t>Filter</w:t>
      </w:r>
      <w:r w:rsidRPr="00386043">
        <w:rPr>
          <w:lang w:val="ru-RU"/>
        </w:rPr>
        <w:t xml:space="preserve"> </w:t>
      </w:r>
      <w:r w:rsidRPr="00386043">
        <w:rPr>
          <w:lang w:val="ru-RU"/>
          <w14:ligatures w14:val="none"/>
        </w:rPr>
        <w:t xml:space="preserve"> → </w:t>
      </w:r>
      <w:r>
        <w:rPr>
          <w14:ligatures w14:val="none"/>
        </w:rPr>
        <w:t>Clock</w:t>
      </w:r>
      <w:r w:rsidRPr="00386043">
        <w:rPr>
          <w:lang w:val="ru-RU"/>
          <w14:ligatures w14:val="none"/>
        </w:rPr>
        <w:t xml:space="preserve"> </w:t>
      </w:r>
      <w:r>
        <w:rPr>
          <w14:ligatures w14:val="none"/>
        </w:rPr>
        <w:t>and</w:t>
      </w:r>
      <w:r w:rsidRPr="00386043">
        <w:rPr>
          <w:lang w:val="ru-RU"/>
          <w14:ligatures w14:val="none"/>
        </w:rPr>
        <w:t xml:space="preserve"> </w:t>
      </w:r>
      <w:r>
        <w:rPr>
          <w14:ligatures w14:val="none"/>
        </w:rPr>
        <w:t>Reset</w:t>
      </w:r>
      <w:r w:rsidRPr="00386043">
        <w:rPr>
          <w:lang w:val="ru-RU"/>
          <w14:ligatures w14:val="none"/>
        </w:rPr>
        <w:t xml:space="preserve"> </w:t>
      </w:r>
      <w:r>
        <w:rPr>
          <w14:ligatures w14:val="none"/>
        </w:rPr>
        <w:t>Interfaces</w:t>
      </w:r>
      <w:r w:rsidRPr="00386043">
        <w:rPr>
          <w:lang w:val="ru-RU"/>
          <w14:ligatures w14:val="none"/>
        </w:rPr>
        <w:t xml:space="preserve">, убедимся, что соединения выполнены. Также, подключим сигнал </w:t>
      </w:r>
      <w:r>
        <w:rPr>
          <w14:ligatures w14:val="none"/>
        </w:rPr>
        <w:t>Reset</w:t>
      </w:r>
      <w:r w:rsidRPr="00386043">
        <w:rPr>
          <w:lang w:val="ru-RU"/>
          <w14:ligatures w14:val="none"/>
        </w:rPr>
        <w:t>, выполнив</w:t>
      </w:r>
      <w:r w:rsidRPr="00386043">
        <w:rPr>
          <w:lang w:val="ru-RU"/>
        </w:rPr>
        <w:t xml:space="preserve"> </w:t>
      </w:r>
      <w:r w:rsidRPr="00B6365C">
        <w:t>System</w:t>
      </w:r>
      <w:r w:rsidRPr="00386043">
        <w:rPr>
          <w:lang w:val="ru-RU"/>
        </w:rPr>
        <w:t xml:space="preserve"> → </w:t>
      </w:r>
      <w:r w:rsidRPr="00B6365C">
        <w:t>Create</w:t>
      </w:r>
      <w:r w:rsidRPr="00386043">
        <w:rPr>
          <w:lang w:val="ru-RU"/>
        </w:rPr>
        <w:t xml:space="preserve"> </w:t>
      </w:r>
      <w:r w:rsidRPr="00B6365C">
        <w:t>Global</w:t>
      </w:r>
      <w:r w:rsidRPr="00386043">
        <w:rPr>
          <w:lang w:val="ru-RU"/>
        </w:rPr>
        <w:t xml:space="preserve"> </w:t>
      </w:r>
      <w:r w:rsidRPr="00B6365C">
        <w:t>Reset</w:t>
      </w:r>
      <w:r w:rsidRPr="00386043">
        <w:rPr>
          <w:lang w:val="ru-RU"/>
        </w:rPr>
        <w:t xml:space="preserve"> </w:t>
      </w:r>
      <w:r w:rsidRPr="00B6365C">
        <w:t>Network</w:t>
      </w:r>
      <w:r w:rsidRPr="00386043">
        <w:rPr>
          <w:lang w:val="ru-RU"/>
        </w:rPr>
        <w:t xml:space="preserve">, и убедимся, что соединения для </w:t>
      </w:r>
      <w:r>
        <w:t>reset</w:t>
      </w:r>
      <w:r w:rsidRPr="00386043">
        <w:rPr>
          <w:lang w:val="ru-RU"/>
        </w:rPr>
        <w:t xml:space="preserve"> также выполнены:</w:t>
      </w:r>
    </w:p>
    <w:p w14:paraId="3A7FBA2B" w14:textId="2C8E9222" w:rsidR="00C7377E" w:rsidRDefault="00AC78F0" w:rsidP="008A7862">
      <w:pPr>
        <w:pStyle w:val="a4"/>
      </w:pPr>
      <w:r w:rsidRPr="00AC78F0">
        <w:rPr>
          <w:noProof/>
        </w:rPr>
        <w:drawing>
          <wp:inline distT="0" distB="0" distL="0" distR="0" wp14:anchorId="7488F6CB" wp14:editId="63DD1927">
            <wp:extent cx="4559300" cy="1930104"/>
            <wp:effectExtent l="0" t="0" r="0" b="0"/>
            <wp:docPr id="221722834" name="Рисунок 1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22834" name="Рисунок 1" descr="Изображение выглядит как текст, число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497" cy="19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B40" w14:textId="0D3CAA7D" w:rsidR="00C7377E" w:rsidRDefault="00C7377E" w:rsidP="008A7862">
      <w:pPr>
        <w:pStyle w:val="a4"/>
      </w:pPr>
      <w:bookmarkStart w:id="39" w:name="_Toc161170184"/>
      <w:bookmarkStart w:id="40" w:name="_Toc16245875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528FD">
        <w:rPr>
          <w:noProof/>
        </w:rPr>
        <w:t>10</w:t>
      </w:r>
      <w:r>
        <w:rPr>
          <w:noProof/>
        </w:rPr>
        <w:fldChar w:fldCharType="end"/>
      </w:r>
      <w:r>
        <w:t xml:space="preserve"> – Подключение тактового сигнала (2)</w:t>
      </w:r>
      <w:bookmarkEnd w:id="39"/>
      <w:bookmarkEnd w:id="40"/>
    </w:p>
    <w:p w14:paraId="00B30918" w14:textId="6476FD13" w:rsidR="00C7377E" w:rsidRDefault="00C7377E" w:rsidP="00571D40">
      <w:pPr>
        <w:pStyle w:val="2"/>
      </w:pPr>
      <w:bookmarkStart w:id="41" w:name="_Toc161170163"/>
      <w:bookmarkStart w:id="42" w:name="_Toc162458730"/>
      <w:r>
        <w:t>Подключение Avalon-</w:t>
      </w:r>
      <w:r w:rsidR="00434514">
        <w:t>ST</w:t>
      </w:r>
      <w:r w:rsidRPr="00BA2B06">
        <w:t xml:space="preserve"> </w:t>
      </w:r>
      <w:r>
        <w:t>интерфейсов</w:t>
      </w:r>
      <w:bookmarkEnd w:id="41"/>
      <w:bookmarkEnd w:id="42"/>
    </w:p>
    <w:p w14:paraId="6F709DA1" w14:textId="77777777" w:rsidR="00C7377E" w:rsidRPr="00386043" w:rsidRDefault="00C7377E" w:rsidP="00C7377E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Filter</w:t>
      </w:r>
      <w:r w:rsidRPr="00386043">
        <w:rPr>
          <w:lang w:val="ru-RU"/>
        </w:rPr>
        <w:t xml:space="preserve"> → </w:t>
      </w:r>
      <w:r>
        <w:t>Avalon</w:t>
      </w:r>
      <w:r w:rsidRPr="00386043">
        <w:rPr>
          <w:lang w:val="ru-RU"/>
        </w:rPr>
        <w:t>-</w:t>
      </w:r>
      <w:r>
        <w:t>MM</w:t>
      </w:r>
      <w:r w:rsidRPr="00386043">
        <w:rPr>
          <w:lang w:val="ru-RU"/>
        </w:rPr>
        <w:t xml:space="preserve"> </w:t>
      </w:r>
      <w:r>
        <w:t>Interfaces</w:t>
      </w:r>
      <w:r w:rsidRPr="00386043">
        <w:rPr>
          <w:lang w:val="ru-RU"/>
        </w:rPr>
        <w:t xml:space="preserve"> и выберем соединения так, как показано на картинке ниже</w:t>
      </w:r>
    </w:p>
    <w:p w14:paraId="4E5C275E" w14:textId="43AB0FAD" w:rsidR="00C7377E" w:rsidRDefault="004B359A" w:rsidP="008A7862">
      <w:pPr>
        <w:pStyle w:val="a4"/>
      </w:pPr>
      <w:r w:rsidRPr="004B359A">
        <w:rPr>
          <w:noProof/>
        </w:rPr>
        <w:drawing>
          <wp:inline distT="0" distB="0" distL="0" distR="0" wp14:anchorId="148529BB" wp14:editId="6CF620B3">
            <wp:extent cx="5156200" cy="1533639"/>
            <wp:effectExtent l="0" t="0" r="6350" b="9525"/>
            <wp:docPr id="102572517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517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237" cy="15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C85" w14:textId="48D00D74" w:rsidR="00C7377E" w:rsidRPr="00386043" w:rsidRDefault="00C7377E" w:rsidP="008A7862">
      <w:pPr>
        <w:pStyle w:val="a4"/>
        <w:rPr>
          <w:lang w:val="ru-RU"/>
        </w:rPr>
      </w:pPr>
      <w:bookmarkStart w:id="43" w:name="_Toc161170185"/>
      <w:bookmarkStart w:id="44" w:name="_Toc162458755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11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</w:t>
      </w:r>
      <w:r>
        <w:t>Avalon</w:t>
      </w:r>
      <w:r w:rsidRPr="00386043">
        <w:rPr>
          <w:lang w:val="ru-RU"/>
        </w:rPr>
        <w:t>-</w:t>
      </w:r>
      <w:r>
        <w:t>MM</w:t>
      </w:r>
      <w:r w:rsidRPr="00386043">
        <w:rPr>
          <w:lang w:val="ru-RU"/>
        </w:rPr>
        <w:t xml:space="preserve"> интерфейсов</w:t>
      </w:r>
      <w:bookmarkEnd w:id="43"/>
      <w:bookmarkEnd w:id="44"/>
    </w:p>
    <w:p w14:paraId="79BB931A" w14:textId="31ABFB32" w:rsidR="0071495D" w:rsidRPr="00386043" w:rsidRDefault="0071495D" w:rsidP="00280658">
      <w:pPr>
        <w:rPr>
          <w:lang w:val="ru-RU"/>
        </w:rPr>
      </w:pPr>
      <w:r w:rsidRPr="00386043">
        <w:rPr>
          <w:lang w:val="ru-RU"/>
        </w:rPr>
        <w:t xml:space="preserve">Проведём экспорт выводов путём задания имён для выделенных модулей в столбце </w:t>
      </w:r>
      <w:r>
        <w:t>Export</w:t>
      </w:r>
      <w:r w:rsidRPr="00386043">
        <w:rPr>
          <w:lang w:val="ru-RU"/>
        </w:rPr>
        <w:t>:</w:t>
      </w:r>
    </w:p>
    <w:p w14:paraId="118F2026" w14:textId="0D76FD78" w:rsidR="000A3611" w:rsidRDefault="000A3611" w:rsidP="000A361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E69BF8" wp14:editId="4E071C71">
            <wp:extent cx="4692650" cy="2367644"/>
            <wp:effectExtent l="0" t="0" r="0" b="0"/>
            <wp:docPr id="121629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9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581" cy="23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F588" w14:textId="7656ACAF" w:rsidR="0071495D" w:rsidRPr="00386043" w:rsidRDefault="00C451F9" w:rsidP="008A7862">
      <w:pPr>
        <w:pStyle w:val="a4"/>
        <w:rPr>
          <w:lang w:val="ru-RU"/>
        </w:rPr>
      </w:pPr>
      <w:bookmarkStart w:id="45" w:name="_Toc161170194"/>
      <w:bookmarkStart w:id="46" w:name="_Toc162458756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12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Экспорт выводов</w:t>
      </w:r>
      <w:bookmarkEnd w:id="45"/>
      <w:bookmarkEnd w:id="46"/>
    </w:p>
    <w:p w14:paraId="493D370A" w14:textId="2D78165E" w:rsidR="00F65AA8" w:rsidRPr="00386043" w:rsidRDefault="00F65AA8" w:rsidP="00280658">
      <w:pPr>
        <w:rPr>
          <w:lang w:val="ru-RU"/>
        </w:rPr>
      </w:pPr>
      <w:r w:rsidRPr="00386043">
        <w:rPr>
          <w:lang w:val="ru-RU"/>
        </w:rPr>
        <w:t xml:space="preserve">Убедимся в том, что система не содержит ошибок  и в поле </w:t>
      </w:r>
      <w:r>
        <w:t>Messages</w:t>
      </w:r>
      <w:r w:rsidRPr="00386043">
        <w:rPr>
          <w:lang w:val="ru-RU"/>
        </w:rPr>
        <w:t xml:space="preserve"> есть только 1 информационное сообщение:</w:t>
      </w:r>
    </w:p>
    <w:p w14:paraId="193998D8" w14:textId="4BD56370" w:rsidR="00716DD1" w:rsidRDefault="000A3611" w:rsidP="008A7862">
      <w:pPr>
        <w:pStyle w:val="a4"/>
      </w:pPr>
      <w:r w:rsidRPr="000A3611">
        <w:rPr>
          <w:noProof/>
        </w:rPr>
        <w:drawing>
          <wp:inline distT="0" distB="0" distL="0" distR="0" wp14:anchorId="5454A55D" wp14:editId="72C82EB4">
            <wp:extent cx="5940425" cy="2420620"/>
            <wp:effectExtent l="0" t="0" r="3175" b="0"/>
            <wp:docPr id="1807369102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69102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1CC" w14:textId="02C054C2" w:rsidR="000A3611" w:rsidRPr="00891787" w:rsidRDefault="00716DD1" w:rsidP="008A7862">
      <w:pPr>
        <w:pStyle w:val="a4"/>
        <w:rPr>
          <w:lang w:val="ru-RU"/>
        </w:rPr>
      </w:pPr>
      <w:bookmarkStart w:id="47" w:name="_Toc161170195"/>
      <w:bookmarkStart w:id="48" w:name="_Toc162458757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8528FD">
        <w:rPr>
          <w:noProof/>
          <w:lang w:val="ru-RU"/>
        </w:rPr>
        <w:t>13</w:t>
      </w:r>
      <w:r>
        <w:rPr>
          <w:noProof/>
        </w:rPr>
        <w:fldChar w:fldCharType="end"/>
      </w:r>
      <w:r w:rsidR="0039669C" w:rsidRPr="00386043">
        <w:rPr>
          <w:lang w:val="ru-RU"/>
        </w:rPr>
        <w:t xml:space="preserve"> – </w:t>
      </w:r>
      <w:r w:rsidR="007766B6" w:rsidRPr="00386043">
        <w:rPr>
          <w:lang w:val="ru-RU"/>
        </w:rPr>
        <w:t>Проверка</w:t>
      </w:r>
      <w:r w:rsidR="00550E35" w:rsidRPr="00386043">
        <w:rPr>
          <w:lang w:val="ru-RU"/>
        </w:rPr>
        <w:t xml:space="preserve"> поля </w:t>
      </w:r>
      <w:r w:rsidR="00550E35">
        <w:t>Messages</w:t>
      </w:r>
      <w:r w:rsidR="00550E35" w:rsidRPr="00386043">
        <w:rPr>
          <w:lang w:val="ru-RU"/>
        </w:rPr>
        <w:t xml:space="preserve"> на</w:t>
      </w:r>
      <w:r w:rsidR="007766B6" w:rsidRPr="00386043">
        <w:rPr>
          <w:lang w:val="ru-RU"/>
        </w:rPr>
        <w:t xml:space="preserve"> отсутстви</w:t>
      </w:r>
      <w:r w:rsidR="00550E35" w:rsidRPr="00386043">
        <w:rPr>
          <w:lang w:val="ru-RU"/>
        </w:rPr>
        <w:t>е</w:t>
      </w:r>
      <w:r w:rsidR="007766B6" w:rsidRPr="00386043">
        <w:rPr>
          <w:lang w:val="ru-RU"/>
        </w:rPr>
        <w:t xml:space="preserve"> ошибок</w:t>
      </w:r>
      <w:bookmarkEnd w:id="47"/>
      <w:bookmarkEnd w:id="48"/>
      <w:r w:rsidR="000A3611" w:rsidRPr="00891787">
        <w:rPr>
          <w:lang w:val="ru-RU"/>
        </w:rPr>
        <w:br w:type="page"/>
      </w:r>
    </w:p>
    <w:p w14:paraId="3A57A59B" w14:textId="33858429" w:rsidR="00EF3C16" w:rsidRDefault="007C0A51" w:rsidP="00571D40">
      <w:pPr>
        <w:pStyle w:val="2"/>
      </w:pPr>
      <w:bookmarkStart w:id="49" w:name="_Toc161170170"/>
      <w:bookmarkStart w:id="50" w:name="_Toc162458731"/>
      <w:r>
        <w:lastRenderedPageBreak/>
        <w:t>Анализ системы</w:t>
      </w:r>
      <w:bookmarkEnd w:id="49"/>
      <w:bookmarkEnd w:id="50"/>
    </w:p>
    <w:p w14:paraId="665CFD21" w14:textId="4552D782" w:rsidR="003831F7" w:rsidRDefault="003831F7" w:rsidP="006406F6">
      <w:pPr>
        <w:pStyle w:val="3"/>
      </w:pPr>
      <w:bookmarkStart w:id="51" w:name="_Toc161170171"/>
      <w:bookmarkStart w:id="52" w:name="_Toc162458732"/>
      <w:r>
        <w:t>Проверка блока</w:t>
      </w:r>
      <w:bookmarkEnd w:id="51"/>
      <w:bookmarkEnd w:id="52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326B0FAA" w:rsidR="00580AB3" w:rsidRDefault="00152AB2" w:rsidP="008A7862">
      <w:pPr>
        <w:pStyle w:val="a4"/>
      </w:pPr>
      <w:r w:rsidRPr="00152AB2">
        <w:rPr>
          <w:noProof/>
        </w:rPr>
        <w:drawing>
          <wp:inline distT="0" distB="0" distL="0" distR="0" wp14:anchorId="5044AFF8" wp14:editId="09988855">
            <wp:extent cx="3496463" cy="1924050"/>
            <wp:effectExtent l="0" t="0" r="8890" b="0"/>
            <wp:docPr id="73802543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2543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139" cy="19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7D8E613D" w:rsidR="00DE772A" w:rsidRPr="00EB6399" w:rsidRDefault="00580AB3" w:rsidP="008A7862">
      <w:pPr>
        <w:pStyle w:val="a4"/>
      </w:pPr>
      <w:bookmarkStart w:id="53" w:name="_Toc161170196"/>
      <w:bookmarkStart w:id="54" w:name="_Toc162458758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8528FD">
        <w:rPr>
          <w:noProof/>
        </w:rPr>
        <w:t>14</w:t>
      </w:r>
      <w:r>
        <w:fldChar w:fldCharType="end"/>
      </w:r>
      <w:r w:rsidRPr="00F673D3">
        <w:t xml:space="preserve"> – </w:t>
      </w:r>
      <w:r>
        <w:t>Символ</w:t>
      </w:r>
      <w:r w:rsidRPr="00F673D3">
        <w:t xml:space="preserve"> </w:t>
      </w:r>
      <w:r>
        <w:t>системы</w:t>
      </w:r>
      <w:bookmarkEnd w:id="53"/>
      <w:bookmarkEnd w:id="54"/>
    </w:p>
    <w:p w14:paraId="496BAF3F" w14:textId="090F1032" w:rsidR="00F673D3" w:rsidRPr="00386043" w:rsidRDefault="00A4762F" w:rsidP="00280658">
      <w:pPr>
        <w:rPr>
          <w:lang w:val="ru-RU"/>
        </w:rPr>
      </w:pPr>
      <w:r>
        <w:t>Выполним</w:t>
      </w:r>
      <w:r w:rsidRPr="00A4762F">
        <w:t xml:space="preserve"> </w:t>
      </w:r>
      <w:r>
        <w:t>команду</w:t>
      </w:r>
      <w:r w:rsidRPr="00A4762F">
        <w:t xml:space="preserve"> </w:t>
      </w:r>
      <w:r>
        <w:t>System</w:t>
      </w:r>
      <w:r w:rsidRPr="00A4762F">
        <w:t xml:space="preserve"> → </w:t>
      </w:r>
      <w:r>
        <w:t xml:space="preserve">Show System with PD </w:t>
      </w:r>
      <w:r w:rsidR="00F673D3">
        <w:t xml:space="preserve">Interconnect (Show System with QSYS Interconnect). </w:t>
      </w:r>
      <w:r w:rsidR="00D2104C">
        <w:rPr>
          <w:lang w:val="ru-RU"/>
        </w:rPr>
        <w:t>Проверим</w:t>
      </w:r>
      <w:r w:rsidR="00F673D3" w:rsidRPr="00F673D3">
        <w:t>,</w:t>
      </w:r>
      <w:r w:rsidR="00D2104C">
        <w:rPr>
          <w:lang w:val="ru-RU"/>
        </w:rPr>
        <w:t xml:space="preserve"> что новых модулей</w:t>
      </w:r>
      <w:r w:rsidR="00F673D3">
        <w:t xml:space="preserve"> </w:t>
      </w:r>
      <w:r w:rsidR="00D2104C">
        <w:rPr>
          <w:lang w:val="ru-RU"/>
        </w:rPr>
        <w:t>не появилось</w:t>
      </w:r>
      <w:r w:rsidR="00C319E6" w:rsidRPr="00386043">
        <w:rPr>
          <w:lang w:val="ru-RU"/>
        </w:rPr>
        <w:t>.</w:t>
      </w:r>
    </w:p>
    <w:p w14:paraId="40670A7B" w14:textId="32092D81" w:rsidR="00F673D3" w:rsidRDefault="00D2104C" w:rsidP="008A7862">
      <w:pPr>
        <w:pStyle w:val="a4"/>
      </w:pPr>
      <w:r w:rsidRPr="00D2104C">
        <w:rPr>
          <w:noProof/>
        </w:rPr>
        <w:drawing>
          <wp:inline distT="0" distB="0" distL="0" distR="0" wp14:anchorId="25236F81" wp14:editId="117FC878">
            <wp:extent cx="5940425" cy="3862705"/>
            <wp:effectExtent l="0" t="0" r="3175" b="4445"/>
            <wp:docPr id="50526096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096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4C5" w14:textId="60A3F04F" w:rsidR="00F673D3" w:rsidRDefault="00F673D3" w:rsidP="008A7862">
      <w:pPr>
        <w:pStyle w:val="a4"/>
      </w:pPr>
      <w:bookmarkStart w:id="55" w:name="_Toc161170197"/>
      <w:bookmarkStart w:id="56" w:name="_Toc162458759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8528FD">
        <w:rPr>
          <w:noProof/>
        </w:rPr>
        <w:t>15</w:t>
      </w:r>
      <w:r>
        <w:fldChar w:fldCharType="end"/>
      </w:r>
      <w:r w:rsidR="00BC4748" w:rsidRPr="00846B2D">
        <w:t xml:space="preserve"> – </w:t>
      </w:r>
      <w:r w:rsidR="004108D0">
        <w:t>Show System with QSYS Interconnect</w:t>
      </w:r>
      <w:bookmarkEnd w:id="55"/>
      <w:bookmarkEnd w:id="56"/>
    </w:p>
    <w:p w14:paraId="44CE3198" w14:textId="26816DBC" w:rsidR="00247579" w:rsidRPr="00386043" w:rsidRDefault="00247579" w:rsidP="00280658">
      <w:pPr>
        <w:rPr>
          <w:lang w:val="ru-RU"/>
        </w:rPr>
      </w:pPr>
      <w:r>
        <w:t>Выполним</w:t>
      </w:r>
      <w:r w:rsidRPr="00247579">
        <w:t xml:space="preserve"> </w:t>
      </w:r>
      <w:r>
        <w:t>View</w:t>
      </w:r>
      <w:r w:rsidRPr="00247579">
        <w:t xml:space="preserve"> → </w:t>
      </w:r>
      <w:r>
        <w:t>Clock</w:t>
      </w:r>
      <w:r w:rsidRPr="00247579">
        <w:t xml:space="preserve"> </w:t>
      </w:r>
      <w:r>
        <w:t>domains</w:t>
      </w:r>
      <w:r w:rsidRPr="00247579">
        <w:t xml:space="preserve"> </w:t>
      </w:r>
      <w:r>
        <w:t>Beta</w:t>
      </w:r>
      <w:r w:rsidRPr="00247579">
        <w:t xml:space="preserve">, </w:t>
      </w:r>
      <w:r>
        <w:t>выберем</w:t>
      </w:r>
      <w:r w:rsidRPr="00247579">
        <w:t xml:space="preserve"> </w:t>
      </w:r>
      <w:r>
        <w:t>режим</w:t>
      </w:r>
      <w:r w:rsidRPr="00247579">
        <w:t xml:space="preserve"> </w:t>
      </w:r>
      <w:r>
        <w:t>отображения</w:t>
      </w:r>
      <w:r w:rsidRPr="00247579">
        <w:t xml:space="preserve"> </w:t>
      </w:r>
      <w:r>
        <w:t xml:space="preserve">Reset. </w:t>
      </w:r>
      <w:r w:rsidR="008C6365">
        <w:rPr>
          <w:lang w:val="ru-RU"/>
        </w:rPr>
        <w:t>Заметим, что проблемных подключений не выявлено</w:t>
      </w:r>
      <w:r w:rsidRPr="00386043">
        <w:rPr>
          <w:lang w:val="ru-RU"/>
        </w:rPr>
        <w:t>:</w:t>
      </w:r>
    </w:p>
    <w:p w14:paraId="4227F534" w14:textId="018F9C99" w:rsidR="005D7F44" w:rsidRDefault="00D2104C" w:rsidP="008A7862">
      <w:pPr>
        <w:pStyle w:val="a4"/>
      </w:pPr>
      <w:r w:rsidRPr="00D2104C">
        <w:rPr>
          <w:noProof/>
        </w:rPr>
        <w:lastRenderedPageBreak/>
        <w:drawing>
          <wp:inline distT="0" distB="0" distL="0" distR="0" wp14:anchorId="7D775838" wp14:editId="405AB7FA">
            <wp:extent cx="5940425" cy="2737485"/>
            <wp:effectExtent l="0" t="0" r="3175" b="5715"/>
            <wp:docPr id="1352526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6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2F47587E" w:rsidR="00247579" w:rsidRPr="00386043" w:rsidRDefault="005D7F44" w:rsidP="008A7862">
      <w:pPr>
        <w:pStyle w:val="a4"/>
        <w:rPr>
          <w:lang w:val="ru-RU"/>
        </w:rPr>
      </w:pPr>
      <w:bookmarkStart w:id="57" w:name="_Toc161170198"/>
      <w:bookmarkStart w:id="58" w:name="_Toc162458760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16</w:t>
      </w:r>
      <w:r>
        <w:rPr>
          <w:noProof/>
        </w:rPr>
        <w:fldChar w:fldCharType="end"/>
      </w:r>
      <w:r w:rsidR="00A16598" w:rsidRPr="00386043">
        <w:rPr>
          <w:lang w:val="ru-RU"/>
        </w:rPr>
        <w:t xml:space="preserve"> – Анализ проблемных подключений</w:t>
      </w:r>
      <w:bookmarkEnd w:id="57"/>
      <w:bookmarkEnd w:id="58"/>
    </w:p>
    <w:p w14:paraId="306B7ABF" w14:textId="08838FD8" w:rsidR="00241FE9" w:rsidRPr="00386043" w:rsidRDefault="00A817DD" w:rsidP="006406F6">
      <w:pPr>
        <w:pStyle w:val="3"/>
        <w:rPr>
          <w:lang w:val="ru-RU"/>
        </w:rPr>
      </w:pPr>
      <w:bookmarkStart w:id="59" w:name="_Toc161170173"/>
      <w:bookmarkStart w:id="60" w:name="_Toc162458733"/>
      <w:r w:rsidRPr="00386043">
        <w:rPr>
          <w:lang w:val="ru-RU"/>
        </w:rPr>
        <w:t xml:space="preserve">Анализ с помощью </w:t>
      </w:r>
      <w:r>
        <w:t>Schematic</w:t>
      </w:r>
      <w:bookmarkEnd w:id="59"/>
      <w:bookmarkEnd w:id="60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7375F2FF" w:rsidR="00054E07" w:rsidRPr="00054E07" w:rsidRDefault="00EE296D" w:rsidP="008A7862">
      <w:pPr>
        <w:pStyle w:val="a4"/>
      </w:pPr>
      <w:r w:rsidRPr="00EE296D">
        <w:rPr>
          <w:noProof/>
        </w:rPr>
        <w:drawing>
          <wp:inline distT="0" distB="0" distL="0" distR="0" wp14:anchorId="0EF80A37" wp14:editId="64A73DAC">
            <wp:extent cx="3721100" cy="1862340"/>
            <wp:effectExtent l="0" t="0" r="0" b="5080"/>
            <wp:docPr id="90760776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0776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9810" cy="18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409E0BA8" w:rsidR="003D6CF6" w:rsidRPr="00054E07" w:rsidRDefault="00054E07" w:rsidP="008A7862">
      <w:pPr>
        <w:pStyle w:val="a4"/>
      </w:pPr>
      <w:bookmarkStart w:id="61" w:name="_Toc161170202"/>
      <w:bookmarkStart w:id="62" w:name="_Toc162458761"/>
      <w:r w:rsidRPr="00054E07">
        <w:t>Рис</w:t>
      </w:r>
      <w:r w:rsidRPr="00D41B38">
        <w:t xml:space="preserve">. </w:t>
      </w:r>
      <w:r w:rsidRPr="00054E07">
        <w:fldChar w:fldCharType="begin"/>
      </w:r>
      <w:r w:rsidRPr="00D41B38">
        <w:instrText xml:space="preserve"> SEQ </w:instrText>
      </w:r>
      <w:r w:rsidRPr="00054E07">
        <w:instrText>Рис</w:instrText>
      </w:r>
      <w:r w:rsidRPr="00D41B38">
        <w:instrText xml:space="preserve">. \* ARABIC </w:instrText>
      </w:r>
      <w:r w:rsidRPr="00054E07">
        <w:fldChar w:fldCharType="separate"/>
      </w:r>
      <w:r w:rsidR="008528FD">
        <w:rPr>
          <w:noProof/>
        </w:rPr>
        <w:t>17</w:t>
      </w:r>
      <w:r w:rsidRPr="00054E07">
        <w:fldChar w:fldCharType="end"/>
      </w:r>
      <w:r>
        <w:t xml:space="preserve"> – Schematic (фильтр</w:t>
      </w:r>
      <w:r w:rsidRPr="00D41B38">
        <w:t xml:space="preserve"> </w:t>
      </w:r>
      <w:r>
        <w:t>по</w:t>
      </w:r>
      <w:r w:rsidRPr="00D41B38">
        <w:t xml:space="preserve"> </w:t>
      </w:r>
      <w:r>
        <w:t>in)</w:t>
      </w:r>
      <w:bookmarkEnd w:id="61"/>
      <w:bookmarkEnd w:id="62"/>
    </w:p>
    <w:p w14:paraId="759A2D70" w14:textId="54834ED8" w:rsidR="00687675" w:rsidRPr="00386043" w:rsidRDefault="009A72B3" w:rsidP="00280658">
      <w:pPr>
        <w:rPr>
          <w:lang w:val="ru-RU"/>
        </w:rPr>
      </w:pPr>
      <w:r w:rsidRPr="00386043">
        <w:rPr>
          <w:lang w:val="ru-RU"/>
        </w:rPr>
        <w:t xml:space="preserve">Теперь введём в качестве фильтра </w:t>
      </w:r>
      <w:r>
        <w:t>clk</w:t>
      </w:r>
      <w:r w:rsidRPr="00386043">
        <w:rPr>
          <w:lang w:val="ru-RU"/>
        </w:rPr>
        <w:t xml:space="preserve">, чтобы проверить, что шины </w:t>
      </w:r>
      <w:r>
        <w:t>Avalon</w:t>
      </w:r>
      <w:r w:rsidRPr="00386043">
        <w:rPr>
          <w:lang w:val="ru-RU"/>
        </w:rPr>
        <w:t xml:space="preserve"> </w:t>
      </w:r>
      <w:r>
        <w:t>MM</w:t>
      </w:r>
      <w:r w:rsidRPr="00386043">
        <w:rPr>
          <w:lang w:val="ru-RU"/>
        </w:rPr>
        <w:t xml:space="preserve"> подключены верно:</w:t>
      </w:r>
    </w:p>
    <w:p w14:paraId="2AAF71C0" w14:textId="59C3DBD8" w:rsidR="00E369CD" w:rsidRPr="00054E07" w:rsidRDefault="00EE296D" w:rsidP="008A7862">
      <w:pPr>
        <w:pStyle w:val="a4"/>
      </w:pPr>
      <w:r w:rsidRPr="00EE296D">
        <w:rPr>
          <w:noProof/>
        </w:rPr>
        <w:drawing>
          <wp:inline distT="0" distB="0" distL="0" distR="0" wp14:anchorId="49D5DC5D" wp14:editId="2BE3F363">
            <wp:extent cx="5299319" cy="1816100"/>
            <wp:effectExtent l="0" t="0" r="0" b="0"/>
            <wp:docPr id="1720249157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9157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778" cy="18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8DF2" w14:textId="52B4CF5A" w:rsidR="00E369CD" w:rsidRPr="00F4545F" w:rsidRDefault="00E369CD" w:rsidP="008A7862">
      <w:pPr>
        <w:pStyle w:val="a4"/>
        <w:rPr>
          <w:lang w:val="ru-RU"/>
        </w:rPr>
      </w:pPr>
      <w:bookmarkStart w:id="63" w:name="_Toc161170203"/>
      <w:bookmarkStart w:id="64" w:name="_Toc162458762"/>
      <w:r w:rsidRPr="00054E07">
        <w:t>Рис</w:t>
      </w:r>
      <w:r w:rsidRPr="00D41B38">
        <w:t xml:space="preserve">. </w:t>
      </w:r>
      <w:r w:rsidRPr="00054E07">
        <w:fldChar w:fldCharType="begin"/>
      </w:r>
      <w:r w:rsidRPr="00D41B38">
        <w:instrText xml:space="preserve"> SEQ </w:instrText>
      </w:r>
      <w:r w:rsidRPr="00054E07">
        <w:instrText>Рис</w:instrText>
      </w:r>
      <w:r w:rsidRPr="00D41B38">
        <w:instrText xml:space="preserve">. \* ARABIC </w:instrText>
      </w:r>
      <w:r w:rsidRPr="00054E07">
        <w:fldChar w:fldCharType="separate"/>
      </w:r>
      <w:r w:rsidR="008528FD">
        <w:rPr>
          <w:noProof/>
        </w:rPr>
        <w:t>18</w:t>
      </w:r>
      <w:r w:rsidRPr="00054E07">
        <w:fldChar w:fldCharType="end"/>
      </w:r>
      <w:r w:rsidRPr="00F4545F">
        <w:rPr>
          <w:lang w:val="ru-RU"/>
        </w:rPr>
        <w:t xml:space="preserve"> – </w:t>
      </w:r>
      <w:r>
        <w:t>Schematic</w:t>
      </w:r>
      <w:r w:rsidRPr="00F4545F">
        <w:rPr>
          <w:lang w:val="ru-RU"/>
        </w:rPr>
        <w:t xml:space="preserve"> (фильтр по </w:t>
      </w:r>
      <w:r>
        <w:t>clk</w:t>
      </w:r>
      <w:r w:rsidRPr="00F4545F">
        <w:rPr>
          <w:lang w:val="ru-RU"/>
        </w:rPr>
        <w:t>)</w:t>
      </w:r>
      <w:bookmarkEnd w:id="63"/>
      <w:bookmarkEnd w:id="64"/>
    </w:p>
    <w:p w14:paraId="71790D15" w14:textId="6F84ED97" w:rsidR="00F4545F" w:rsidRDefault="00F4545F" w:rsidP="00F4545F">
      <w:pPr>
        <w:rPr>
          <w:lang w:val="ru-RU"/>
        </w:rPr>
      </w:pPr>
      <w:r>
        <w:rPr>
          <w:lang w:val="ru-RU"/>
        </w:rPr>
        <w:t xml:space="preserve">Полный </w:t>
      </w:r>
      <w:proofErr w:type="gramStart"/>
      <w:r w:rsidR="005B6D7E">
        <w:rPr>
          <w:lang w:val="ru-RU"/>
        </w:rPr>
        <w:t>блок</w:t>
      </w:r>
      <w:r w:rsidR="00AA2A0C">
        <w:rPr>
          <w:lang w:val="ru-RU"/>
        </w:rPr>
        <w:t xml:space="preserve"> </w:t>
      </w:r>
      <w:r w:rsidR="005B6D7E">
        <w:rPr>
          <w:lang w:val="ru-RU"/>
        </w:rPr>
        <w:t>системы</w:t>
      </w:r>
      <w:proofErr w:type="gramEnd"/>
      <w:r>
        <w:rPr>
          <w:lang w:val="ru-RU"/>
        </w:rPr>
        <w:t xml:space="preserve"> будет выглядеть следующим образом:</w:t>
      </w:r>
    </w:p>
    <w:p w14:paraId="0E9203F9" w14:textId="77777777" w:rsidR="00B67367" w:rsidRDefault="00B67367" w:rsidP="00B6736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BB1D65" wp14:editId="08AFCC67">
            <wp:extent cx="5940425" cy="2300605"/>
            <wp:effectExtent l="0" t="0" r="3175" b="4445"/>
            <wp:docPr id="472295541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5541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FA68" w14:textId="17B64F1D" w:rsidR="005B6D7E" w:rsidRPr="00213C45" w:rsidRDefault="00B67367" w:rsidP="008A7862">
      <w:pPr>
        <w:pStyle w:val="a4"/>
        <w:rPr>
          <w:lang w:val="ru-RU"/>
        </w:rPr>
      </w:pPr>
      <w:bookmarkStart w:id="65" w:name="_Toc16245876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528FD">
        <w:rPr>
          <w:noProof/>
        </w:rPr>
        <w:t>19</w:t>
      </w:r>
      <w:r>
        <w:fldChar w:fldCharType="end"/>
      </w:r>
      <w:r>
        <w:rPr>
          <w:lang w:val="ru-RU"/>
        </w:rPr>
        <w:t xml:space="preserve"> – </w:t>
      </w:r>
      <w:r w:rsidR="009A3D54">
        <w:t>Schematic</w:t>
      </w:r>
      <w:bookmarkEnd w:id="65"/>
    </w:p>
    <w:p w14:paraId="3238D3B2" w14:textId="7C177C1E" w:rsidR="009A72B3" w:rsidRDefault="00B370C7" w:rsidP="00571D40">
      <w:pPr>
        <w:pStyle w:val="2"/>
      </w:pPr>
      <w:bookmarkStart w:id="66" w:name="_Toc161170174"/>
      <w:bookmarkStart w:id="67" w:name="_Toc162458734"/>
      <w:r>
        <w:t>Генерация системы</w:t>
      </w:r>
      <w:bookmarkEnd w:id="66"/>
      <w:bookmarkEnd w:id="67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5DD287C0" w:rsidR="00E02E45" w:rsidRDefault="00AD5042" w:rsidP="008A7862">
      <w:pPr>
        <w:pStyle w:val="a4"/>
      </w:pPr>
      <w:r w:rsidRPr="00AD5042">
        <w:rPr>
          <w:noProof/>
        </w:rPr>
        <w:drawing>
          <wp:inline distT="0" distB="0" distL="0" distR="0" wp14:anchorId="70AEC2F0" wp14:editId="046B09BD">
            <wp:extent cx="5940425" cy="3515995"/>
            <wp:effectExtent l="0" t="0" r="3175" b="8255"/>
            <wp:docPr id="67254239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239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49A73D9B" w:rsidR="0078019C" w:rsidRPr="00386043" w:rsidRDefault="00E02E45" w:rsidP="008A7862">
      <w:pPr>
        <w:pStyle w:val="a4"/>
        <w:rPr>
          <w:lang w:val="ru-RU"/>
        </w:rPr>
      </w:pPr>
      <w:bookmarkStart w:id="68" w:name="_Toc161170204"/>
      <w:bookmarkStart w:id="69" w:name="_Toc162458764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20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proofErr w:type="spellStart"/>
      <w:r w:rsidR="00261FE0">
        <w:t>Gene</w:t>
      </w:r>
      <w:r w:rsidR="00D22930">
        <w:t>r</w:t>
      </w:r>
      <w:r w:rsidR="00261FE0">
        <w:t>ration</w:t>
      </w:r>
      <w:bookmarkEnd w:id="68"/>
      <w:bookmarkEnd w:id="69"/>
      <w:proofErr w:type="spellEnd"/>
    </w:p>
    <w:p w14:paraId="72FE7397" w14:textId="3020E560" w:rsidR="00992EBD" w:rsidRPr="00386043" w:rsidRDefault="008C752D" w:rsidP="00280658">
      <w:pPr>
        <w:rPr>
          <w:lang w:val="ru-RU"/>
        </w:rPr>
      </w:pPr>
      <w:r w:rsidRPr="00386043">
        <w:rPr>
          <w:lang w:val="ru-RU"/>
        </w:rPr>
        <w:t>Удостоверимся в том, что генерация прошла успешно:</w:t>
      </w:r>
    </w:p>
    <w:p w14:paraId="0A51284E" w14:textId="77777777" w:rsidR="00922066" w:rsidRDefault="00E50D03" w:rsidP="008A7862">
      <w:pPr>
        <w:pStyle w:val="a4"/>
      </w:pPr>
      <w:r w:rsidRPr="00E50D03">
        <w:rPr>
          <w:noProof/>
        </w:rPr>
        <w:drawing>
          <wp:inline distT="0" distB="0" distL="0" distR="0" wp14:anchorId="4D5D9EA2" wp14:editId="38A37C91">
            <wp:extent cx="2571462" cy="704850"/>
            <wp:effectExtent l="0" t="0" r="635" b="0"/>
            <wp:doc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8"/>
                    <a:srcRect t="62629"/>
                    <a:stretch/>
                  </pic:blipFill>
                  <pic:spPr bwMode="auto">
                    <a:xfrm>
                      <a:off x="0" y="0"/>
                      <a:ext cx="2591808" cy="71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F904" w14:textId="70489958" w:rsidR="002F5A61" w:rsidRDefault="00922066" w:rsidP="008A7862">
      <w:pPr>
        <w:pStyle w:val="a4"/>
      </w:pPr>
      <w:bookmarkStart w:id="70" w:name="_Toc161170205"/>
      <w:bookmarkStart w:id="71" w:name="_Toc16245876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8528FD">
        <w:rPr>
          <w:noProof/>
        </w:rPr>
        <w:t>21</w:t>
      </w:r>
      <w:r>
        <w:rPr>
          <w:noProof/>
        </w:rPr>
        <w:fldChar w:fldCharType="end"/>
      </w:r>
      <w:r>
        <w:t xml:space="preserve"> – Проверка успешности генерации HDL</w:t>
      </w:r>
      <w:bookmarkEnd w:id="70"/>
      <w:bookmarkEnd w:id="71"/>
    </w:p>
    <w:p w14:paraId="0AD9B2AE" w14:textId="77777777" w:rsidR="002F5A61" w:rsidRDefault="002F5A61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4792C4E8" w14:textId="6843B419" w:rsidR="00B76588" w:rsidRDefault="00AD5042" w:rsidP="00571D40">
      <w:pPr>
        <w:pStyle w:val="2"/>
      </w:pPr>
      <w:bookmarkStart w:id="72" w:name="_Toc162458735"/>
      <w:r>
        <w:rPr>
          <w:lang w:val="ru-RU"/>
        </w:rPr>
        <w:lastRenderedPageBreak/>
        <w:t>Подключение файлов</w:t>
      </w:r>
      <w:r w:rsidR="00D054B6">
        <w:rPr>
          <w:lang w:val="ru-RU"/>
        </w:rPr>
        <w:t xml:space="preserve"> к проекту</w:t>
      </w:r>
      <w:bookmarkEnd w:id="72"/>
    </w:p>
    <w:p w14:paraId="01AF9453" w14:textId="5C509678" w:rsidR="00695B3D" w:rsidRPr="00B57C83" w:rsidRDefault="003A7816" w:rsidP="00280658">
      <w:pPr>
        <w:rPr>
          <w:lang w:val="ru-RU"/>
          <w:rPrChange w:id="73" w:author="Mat Nepo" w:date="2024-03-25T17:27:00Z" w16du:dateUtc="2024-03-25T14:27:00Z">
            <w:rPr/>
          </w:rPrChange>
        </w:rPr>
      </w:pPr>
      <w:r>
        <w:rPr>
          <w:lang w:val="ru-RU"/>
        </w:rPr>
        <w:t xml:space="preserve">Подключим файлы к проекту в </w:t>
      </w:r>
      <w:r>
        <w:t>Quartus</w:t>
      </w:r>
    </w:p>
    <w:p w14:paraId="0746254F" w14:textId="028DDD1C" w:rsidR="00812514" w:rsidRDefault="00123ACB" w:rsidP="008A7862">
      <w:pPr>
        <w:pStyle w:val="a4"/>
      </w:pPr>
      <w:r w:rsidRPr="00123ACB">
        <w:rPr>
          <w:noProof/>
        </w:rPr>
        <w:drawing>
          <wp:inline distT="0" distB="0" distL="0" distR="0" wp14:anchorId="17682F40" wp14:editId="525EE59B">
            <wp:extent cx="5940425" cy="1892935"/>
            <wp:effectExtent l="0" t="0" r="3175" b="0"/>
            <wp:docPr id="16957925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925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3A60AB71" w:rsidR="00695B3D" w:rsidRDefault="00812514" w:rsidP="008A7862">
      <w:pPr>
        <w:pStyle w:val="a4"/>
        <w:rPr>
          <w:lang w:val="ru-RU"/>
        </w:rPr>
      </w:pPr>
      <w:bookmarkStart w:id="74" w:name="_Toc161170206"/>
      <w:bookmarkStart w:id="75" w:name="_Toc162458766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8528FD" w:rsidRPr="00EB6399">
        <w:rPr>
          <w:noProof/>
          <w:lang w:val="ru-RU"/>
        </w:rPr>
        <w:t>22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74"/>
      <w:r w:rsidR="003C630F">
        <w:rPr>
          <w:lang w:val="ru-RU"/>
        </w:rPr>
        <w:t>Подключение файлов к проекту</w:t>
      </w:r>
      <w:bookmarkEnd w:id="75"/>
    </w:p>
    <w:p w14:paraId="64D82984" w14:textId="2662DEE5" w:rsidR="008A1DED" w:rsidRPr="00B57C83" w:rsidRDefault="008A1DED" w:rsidP="008A1DED">
      <w:pPr>
        <w:rPr>
          <w:lang w:val="ru-RU"/>
          <w:rPrChange w:id="76" w:author="Mat Nepo" w:date="2024-03-25T17:27:00Z" w16du:dateUtc="2024-03-25T14:27:00Z">
            <w:rPr/>
          </w:rPrChange>
        </w:rPr>
      </w:pPr>
      <w:r>
        <w:rPr>
          <w:lang w:val="ru-RU"/>
        </w:rPr>
        <w:t xml:space="preserve">Синтаксис файла </w:t>
      </w:r>
      <w:r>
        <w:t>Lab</w:t>
      </w:r>
      <w:r w:rsidRPr="008A1DED">
        <w:rPr>
          <w:lang w:val="ru-RU"/>
        </w:rPr>
        <w:t>2_</w:t>
      </w:r>
      <w:r>
        <w:t>top</w:t>
      </w:r>
      <w:r w:rsidRPr="008A1DED">
        <w:rPr>
          <w:lang w:val="ru-RU"/>
        </w:rPr>
        <w:t>.</w:t>
      </w:r>
      <w:proofErr w:type="spellStart"/>
      <w:r>
        <w:t>sv</w:t>
      </w:r>
      <w:proofErr w:type="spellEnd"/>
      <w:r w:rsidRPr="008A1DED">
        <w:rPr>
          <w:lang w:val="ru-RU"/>
        </w:rPr>
        <w:t>:</w:t>
      </w:r>
    </w:p>
    <w:p w14:paraId="578AA5F8" w14:textId="77777777" w:rsidR="00527509" w:rsidRDefault="00527509" w:rsidP="00527509">
      <w:pPr>
        <w:keepNext/>
        <w:ind w:firstLine="0"/>
        <w:jc w:val="center"/>
      </w:pPr>
      <w:r w:rsidRPr="00527509">
        <w:rPr>
          <w:noProof/>
          <w:lang w:val="ru-RU"/>
        </w:rPr>
        <w:drawing>
          <wp:inline distT="0" distB="0" distL="0" distR="0" wp14:anchorId="71783B76" wp14:editId="69B42EDE">
            <wp:extent cx="2857500" cy="2428341"/>
            <wp:effectExtent l="0" t="0" r="0" b="0"/>
            <wp:docPr id="206660356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356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6558" cy="243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4868120F" w:rsidR="008A1DED" w:rsidRPr="00530354" w:rsidRDefault="00527509" w:rsidP="008A7862">
      <w:pPr>
        <w:pStyle w:val="a4"/>
      </w:pPr>
      <w:bookmarkStart w:id="77" w:name="_Toc162458767"/>
      <w:r w:rsidRPr="005F0DDE">
        <w:rPr>
          <w:lang w:val="ru-RU"/>
        </w:rPr>
        <w:t>Рис</w:t>
      </w:r>
      <w:r w:rsidRPr="00B57C83">
        <w:rPr>
          <w:rPrChange w:id="78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79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80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5F0DDE">
        <w:rPr>
          <w:lang w:val="ru-RU"/>
        </w:rPr>
        <w:instrText>Рис</w:instrText>
      </w:r>
      <w:r w:rsidRPr="00B57C83">
        <w:rPr>
          <w:rPrChange w:id="81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82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8528FD">
        <w:rPr>
          <w:noProof/>
        </w:rPr>
        <w:t>23</w:t>
      </w:r>
      <w:r>
        <w:fldChar w:fldCharType="end"/>
      </w:r>
      <w:r w:rsidRPr="00530354">
        <w:t xml:space="preserve"> – </w:t>
      </w:r>
      <w:r w:rsidR="005F0DDE">
        <w:rPr>
          <w:lang w:val="ru-RU"/>
        </w:rPr>
        <w:t>Синтаксис</w:t>
      </w:r>
      <w:r w:rsidR="005F0DDE" w:rsidRPr="00530354">
        <w:t xml:space="preserve"> </w:t>
      </w:r>
      <w:r w:rsidR="005F0DDE">
        <w:rPr>
          <w:lang w:val="ru-RU"/>
        </w:rPr>
        <w:t>файла</w:t>
      </w:r>
      <w:r w:rsidR="005F0DDE" w:rsidRPr="00530354">
        <w:t xml:space="preserve"> </w:t>
      </w:r>
      <w:r w:rsidR="005F0DDE">
        <w:t>Lab</w:t>
      </w:r>
      <w:r w:rsidR="005F0DDE" w:rsidRPr="00530354">
        <w:t>2_</w:t>
      </w:r>
      <w:r w:rsidR="005F0DDE">
        <w:t>top</w:t>
      </w:r>
      <w:r w:rsidR="005F0DDE" w:rsidRPr="00530354">
        <w:t>.</w:t>
      </w:r>
      <w:r w:rsidR="005F0DDE">
        <w:t>sv</w:t>
      </w:r>
      <w:bookmarkEnd w:id="77"/>
    </w:p>
    <w:p w14:paraId="611B8AE5" w14:textId="07938970" w:rsidR="009D109F" w:rsidRPr="00123ACB" w:rsidRDefault="009D109F" w:rsidP="009D109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60B00595" w:rsidR="00123ACB" w:rsidRDefault="00A94D95" w:rsidP="00123ACB">
      <w:pPr>
        <w:keepNext/>
        <w:ind w:firstLine="0"/>
        <w:jc w:val="center"/>
      </w:pPr>
      <w:r w:rsidRPr="00A94D95">
        <w:rPr>
          <w:noProof/>
        </w:rPr>
        <w:drawing>
          <wp:inline distT="0" distB="0" distL="0" distR="0" wp14:anchorId="5BD318F7" wp14:editId="13302C36">
            <wp:extent cx="5940425" cy="1761490"/>
            <wp:effectExtent l="0" t="0" r="3175" b="0"/>
            <wp:docPr id="168571097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097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2D942BD3" w:rsidR="00C13753" w:rsidRPr="008528FD" w:rsidRDefault="00123ACB" w:rsidP="008A7862">
      <w:pPr>
        <w:pStyle w:val="a4"/>
        <w:rPr>
          <w:lang w:val="ru-RU"/>
        </w:rPr>
      </w:pPr>
      <w:bookmarkStart w:id="83" w:name="_Toc162458768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8528FD" w:rsidRPr="008528FD">
        <w:rPr>
          <w:noProof/>
          <w:lang w:val="ru-RU"/>
        </w:rPr>
        <w:t>24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83"/>
    </w:p>
    <w:p w14:paraId="23EAF420" w14:textId="77777777" w:rsidR="00C13753" w:rsidRPr="008528FD" w:rsidRDefault="00C13753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 w:rsidRPr="008528FD">
        <w:rPr>
          <w:lang w:val="ru-RU"/>
        </w:rPr>
        <w:br w:type="page"/>
      </w:r>
    </w:p>
    <w:p w14:paraId="3795A14F" w14:textId="34A34BBD" w:rsidR="00C13753" w:rsidRDefault="00A96B93" w:rsidP="00B01553">
      <w:pPr>
        <w:pStyle w:val="1"/>
        <w:rPr>
          <w:lang w:val="ru-RU"/>
        </w:rPr>
      </w:pPr>
      <w:bookmarkStart w:id="84" w:name="_Toc162458736"/>
      <w:r>
        <w:rPr>
          <w:lang w:val="ru-RU"/>
        </w:rPr>
        <w:lastRenderedPageBreak/>
        <w:t>Тестирование</w:t>
      </w:r>
      <w:r w:rsidR="00C13753">
        <w:rPr>
          <w:lang w:val="ru-RU"/>
        </w:rPr>
        <w:t xml:space="preserve"> проекта</w:t>
      </w:r>
      <w:bookmarkEnd w:id="84"/>
    </w:p>
    <w:p w14:paraId="2FFC0E47" w14:textId="077F7F51" w:rsidR="004C515C" w:rsidRPr="004C515C" w:rsidRDefault="004C515C" w:rsidP="004C515C">
      <w:pPr>
        <w:pStyle w:val="2"/>
      </w:pPr>
      <w:bookmarkStart w:id="85" w:name="_Toc162458737"/>
      <w:r>
        <w:rPr>
          <w:lang w:val="ru-RU"/>
        </w:rPr>
        <w:t xml:space="preserve">Тестирование средствами </w:t>
      </w:r>
      <w:r>
        <w:t>ModelSim</w:t>
      </w:r>
      <w:bookmarkEnd w:id="85"/>
    </w:p>
    <w:p w14:paraId="217705E6" w14:textId="7C49A2EB" w:rsidR="00C13753" w:rsidRPr="00C13753" w:rsidRDefault="00C13753" w:rsidP="006406F6">
      <w:pPr>
        <w:pStyle w:val="3"/>
        <w:rPr>
          <w:lang w:val="ru-RU"/>
        </w:rPr>
      </w:pPr>
      <w:bookmarkStart w:id="86" w:name="_Toc162458738"/>
      <w:r>
        <w:rPr>
          <w:lang w:val="ru-RU"/>
        </w:rPr>
        <w:t>Создание тестового файла</w:t>
      </w:r>
      <w:bookmarkEnd w:id="86"/>
    </w:p>
    <w:p w14:paraId="428795C9" w14:textId="3E3BB375" w:rsidR="001D7AB7" w:rsidRDefault="00863D1F" w:rsidP="001D7AB7">
      <w:pPr>
        <w:rPr>
          <w:lang w:val="ru-RU"/>
        </w:rPr>
      </w:pPr>
      <w:r>
        <w:rPr>
          <w:lang w:val="ru-RU"/>
        </w:rPr>
        <w:t>Добавим тест первого класса для созданного проекта</w:t>
      </w:r>
      <w:r w:rsidR="00D72554">
        <w:rPr>
          <w:lang w:val="ru-RU"/>
        </w:rPr>
        <w:t>:</w:t>
      </w:r>
    </w:p>
    <w:p w14:paraId="535ABE17" w14:textId="77777777" w:rsidR="007E3697" w:rsidRDefault="007E3697" w:rsidP="007E3697">
      <w:pPr>
        <w:keepNext/>
        <w:ind w:firstLine="0"/>
        <w:jc w:val="center"/>
      </w:pPr>
      <w:r w:rsidRPr="007E3697">
        <w:rPr>
          <w:noProof/>
          <w:lang w:val="ru-RU"/>
        </w:rPr>
        <w:drawing>
          <wp:inline distT="0" distB="0" distL="0" distR="0" wp14:anchorId="265323B2" wp14:editId="1CD5522A">
            <wp:extent cx="2626337" cy="3393323"/>
            <wp:effectExtent l="0" t="0" r="3175" b="0"/>
            <wp:docPr id="1959802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2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0649" cy="33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9DF" w14:textId="5FB85EA0" w:rsidR="00D72554" w:rsidRPr="00C13753" w:rsidRDefault="007E3697" w:rsidP="008A7862">
      <w:pPr>
        <w:pStyle w:val="a4"/>
        <w:rPr>
          <w:ins w:id="87" w:author="Mat Nepo" w:date="2024-03-25T17:29:00Z" w16du:dateUtc="2024-03-25T14:29:00Z"/>
        </w:rPr>
      </w:pPr>
      <w:bookmarkStart w:id="88" w:name="_Toc162458769"/>
      <w:r w:rsidRPr="004F0A75">
        <w:rPr>
          <w:lang w:val="ru-RU"/>
        </w:rPr>
        <w:t>Рис</w:t>
      </w:r>
      <w:r w:rsidRPr="00B57C83">
        <w:rPr>
          <w:rPrChange w:id="89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0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1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4F0A75">
        <w:rPr>
          <w:lang w:val="ru-RU"/>
        </w:rPr>
        <w:instrText>Рис</w:instrText>
      </w:r>
      <w:r w:rsidRPr="00B57C83">
        <w:rPr>
          <w:rPrChange w:id="92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93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8528FD">
        <w:rPr>
          <w:noProof/>
        </w:rPr>
        <w:t>25</w:t>
      </w:r>
      <w:r>
        <w:fldChar w:fldCharType="end"/>
      </w:r>
      <w:r w:rsidRPr="004F0A75">
        <w:t xml:space="preserve"> – </w:t>
      </w:r>
      <w:r w:rsidR="004751B8">
        <w:rPr>
          <w:lang w:val="ru-RU"/>
        </w:rPr>
        <w:t>Тестовый</w:t>
      </w:r>
      <w:r w:rsidR="004751B8" w:rsidRPr="004F0A75">
        <w:t xml:space="preserve"> </w:t>
      </w:r>
      <w:r w:rsidR="004751B8">
        <w:rPr>
          <w:lang w:val="ru-RU"/>
        </w:rPr>
        <w:t>файл</w:t>
      </w:r>
      <w:r w:rsidR="004751B8" w:rsidRPr="004F0A75">
        <w:t xml:space="preserve"> </w:t>
      </w:r>
      <w:r w:rsidR="004F0A75">
        <w:t>tb</w:t>
      </w:r>
      <w:r w:rsidR="004F0A75" w:rsidRPr="004F0A75">
        <w:t>_</w:t>
      </w:r>
      <w:r w:rsidR="004F0A75">
        <w:t>lab</w:t>
      </w:r>
      <w:r w:rsidR="004F0A75" w:rsidRPr="004F0A75">
        <w:t>_</w:t>
      </w:r>
      <w:r w:rsidR="004F0A75">
        <w:t>PD</w:t>
      </w:r>
      <w:r w:rsidR="004F0A75" w:rsidRPr="004F0A75">
        <w:t>2_</w:t>
      </w:r>
      <w:r w:rsidR="004F0A75">
        <w:t>top.sv</w:t>
      </w:r>
      <w:bookmarkEnd w:id="88"/>
    </w:p>
    <w:p w14:paraId="653E5FF8" w14:textId="77777777" w:rsidR="00C13753" w:rsidRPr="00EB6399" w:rsidRDefault="00C13753" w:rsidP="008A7862">
      <w:pPr>
        <w:pStyle w:val="a4"/>
      </w:pPr>
    </w:p>
    <w:p w14:paraId="793B2E8C" w14:textId="7A3DB4C5" w:rsidR="004112E7" w:rsidRPr="00C13753" w:rsidRDefault="004112E7" w:rsidP="004112E7">
      <w:pPr>
        <w:rPr>
          <w:lang w:val="ru-RU"/>
          <w:rPrChange w:id="94" w:author="Mat Nepo" w:date="2024-03-25T17:27:00Z" w16du:dateUtc="2024-03-25T14:27:00Z">
            <w:rPr/>
          </w:rPrChange>
        </w:rPr>
      </w:pPr>
      <w:r>
        <w:rPr>
          <w:lang w:val="ru-RU"/>
        </w:rPr>
        <w:t xml:space="preserve">Укажем созданный файл в качестве основного тестового файла, который будет выполняться при симуляции средствами </w:t>
      </w:r>
      <w:r>
        <w:t>ModelSim</w:t>
      </w:r>
      <w:r w:rsidRPr="004112E7">
        <w:rPr>
          <w:lang w:val="ru-RU"/>
        </w:rPr>
        <w:t>:</w:t>
      </w:r>
    </w:p>
    <w:p w14:paraId="6FC69D77" w14:textId="77777777" w:rsidR="00F50CBB" w:rsidRDefault="00F50CBB" w:rsidP="00F50CBB">
      <w:pPr>
        <w:keepNext/>
        <w:ind w:firstLine="0"/>
        <w:jc w:val="center"/>
      </w:pPr>
      <w:r w:rsidRPr="00F50CBB">
        <w:rPr>
          <w:noProof/>
        </w:rPr>
        <w:lastRenderedPageBreak/>
        <w:drawing>
          <wp:inline distT="0" distB="0" distL="0" distR="0" wp14:anchorId="75FA7D26" wp14:editId="1A29F6A1">
            <wp:extent cx="3585633" cy="3301059"/>
            <wp:effectExtent l="0" t="0" r="0" b="0"/>
            <wp:docPr id="15746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89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3920" cy="33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4E3" w14:textId="577FE1AA" w:rsidR="008C5AC5" w:rsidRDefault="00F50CBB" w:rsidP="008A7862">
      <w:pPr>
        <w:pStyle w:val="a4"/>
      </w:pPr>
      <w:bookmarkStart w:id="95" w:name="_Toc162458770"/>
      <w:r w:rsidRPr="00530354">
        <w:rPr>
          <w:lang w:val="ru-RU"/>
        </w:rPr>
        <w:t>Рис</w:t>
      </w:r>
      <w:r w:rsidRPr="00B57C83">
        <w:rPr>
          <w:rPrChange w:id="96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7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8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530354">
        <w:rPr>
          <w:lang w:val="ru-RU"/>
        </w:rPr>
        <w:instrText>Рис</w:instrText>
      </w:r>
      <w:r w:rsidRPr="00B57C83">
        <w:rPr>
          <w:rPrChange w:id="99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100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8528FD">
        <w:rPr>
          <w:noProof/>
        </w:rPr>
        <w:t>26</w:t>
      </w:r>
      <w:r>
        <w:fldChar w:fldCharType="end"/>
      </w:r>
      <w:r w:rsidRPr="00530354">
        <w:t xml:space="preserve"> – </w:t>
      </w:r>
      <w:r w:rsidR="00530354">
        <w:rPr>
          <w:lang w:val="ru-RU"/>
        </w:rPr>
        <w:t>Тестовый</w:t>
      </w:r>
      <w:r w:rsidR="00530354" w:rsidRPr="00530354">
        <w:t xml:space="preserve"> </w:t>
      </w:r>
      <w:r w:rsidR="00530354">
        <w:rPr>
          <w:lang w:val="ru-RU"/>
        </w:rPr>
        <w:t>файл</w:t>
      </w:r>
      <w:r w:rsidR="00530354" w:rsidRPr="00530354">
        <w:t xml:space="preserve"> </w:t>
      </w:r>
      <w:r w:rsidR="00530354">
        <w:t>tb</w:t>
      </w:r>
      <w:r w:rsidR="00530354" w:rsidRPr="00530354">
        <w:t>_</w:t>
      </w:r>
      <w:r w:rsidR="00530354">
        <w:t>lab</w:t>
      </w:r>
      <w:r w:rsidR="00530354" w:rsidRPr="00530354">
        <w:t>_</w:t>
      </w:r>
      <w:r w:rsidR="00530354">
        <w:t>PD</w:t>
      </w:r>
      <w:r w:rsidR="00530354" w:rsidRPr="00530354">
        <w:t>2_</w:t>
      </w:r>
      <w:r w:rsidR="00530354">
        <w:t>top.sv</w:t>
      </w:r>
      <w:bookmarkEnd w:id="95"/>
    </w:p>
    <w:p w14:paraId="214DA504" w14:textId="1EE1C62B" w:rsidR="00C13753" w:rsidRPr="001A41F1" w:rsidRDefault="00C13753" w:rsidP="006406F6">
      <w:pPr>
        <w:pStyle w:val="3"/>
        <w:rPr>
          <w:lang w:val="ru-RU"/>
        </w:rPr>
      </w:pPr>
      <w:bookmarkStart w:id="101" w:name="_Toc162458739"/>
      <w:r>
        <w:rPr>
          <w:lang w:val="ru-RU"/>
        </w:rPr>
        <w:t xml:space="preserve">Симуляция средствами </w:t>
      </w:r>
      <w:r>
        <w:t>ModelSim</w:t>
      </w:r>
      <w:bookmarkEnd w:id="101"/>
    </w:p>
    <w:p w14:paraId="64905293" w14:textId="05356135" w:rsidR="00C30B3C" w:rsidRPr="001A41F1" w:rsidRDefault="00C30B3C" w:rsidP="00C30B3C">
      <w:pPr>
        <w:rPr>
          <w:lang w:val="ru-RU"/>
        </w:rPr>
      </w:pPr>
      <w:r>
        <w:rPr>
          <w:lang w:val="ru-RU"/>
        </w:rPr>
        <w:t>Выполним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компиляцию проекта</w:t>
      </w:r>
      <w:r>
        <w:rPr>
          <w:lang w:val="ru-RU"/>
        </w:rPr>
        <w:t xml:space="preserve"> средствами </w:t>
      </w:r>
      <w:r>
        <w:t>ModelSim</w:t>
      </w:r>
      <w:r w:rsidR="001A41F1">
        <w:rPr>
          <w:lang w:val="ru-RU"/>
        </w:rPr>
        <w:t xml:space="preserve">. Для этого запустим </w:t>
      </w:r>
      <w:proofErr w:type="spellStart"/>
      <w:r w:rsidR="001A41F1">
        <w:t>waveLab</w:t>
      </w:r>
      <w:proofErr w:type="spellEnd"/>
      <w:r w:rsidR="001A41F1" w:rsidRPr="001A41F1">
        <w:rPr>
          <w:lang w:val="ru-RU"/>
        </w:rPr>
        <w:t>.</w:t>
      </w:r>
      <w:r w:rsidR="001A41F1">
        <w:t>do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файл:</w:t>
      </w:r>
    </w:p>
    <w:p w14:paraId="2640E55A" w14:textId="77777777" w:rsidR="00B07A1C" w:rsidRDefault="0044498F" w:rsidP="00B07A1C">
      <w:pPr>
        <w:keepNext/>
        <w:ind w:firstLine="0"/>
        <w:jc w:val="center"/>
      </w:pPr>
      <w:r w:rsidRPr="0044498F">
        <w:rPr>
          <w:noProof/>
        </w:rPr>
        <w:drawing>
          <wp:inline distT="0" distB="0" distL="0" distR="0" wp14:anchorId="009C31CF" wp14:editId="128FF968">
            <wp:extent cx="5940425" cy="2023745"/>
            <wp:effectExtent l="0" t="0" r="3175" b="0"/>
            <wp:docPr id="109949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34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FF34" w14:textId="078524DC" w:rsidR="00C30B3C" w:rsidRPr="00203729" w:rsidRDefault="00B07A1C" w:rsidP="008A7862">
      <w:pPr>
        <w:pStyle w:val="a4"/>
        <w:rPr>
          <w:lang w:val="ru-RU"/>
        </w:rPr>
      </w:pPr>
      <w:bookmarkStart w:id="102" w:name="_Ref162284485"/>
      <w:bookmarkStart w:id="103" w:name="_Toc162458771"/>
      <w:r w:rsidRPr="00B07A1C">
        <w:rPr>
          <w:lang w:val="ru-RU"/>
        </w:rPr>
        <w:t xml:space="preserve">Рис. </w:t>
      </w:r>
      <w:r>
        <w:fldChar w:fldCharType="begin"/>
      </w:r>
      <w:r w:rsidRPr="00B07A1C">
        <w:rPr>
          <w:lang w:val="ru-RU"/>
        </w:rPr>
        <w:instrText xml:space="preserve"> </w:instrText>
      </w:r>
      <w:r>
        <w:instrText>SEQ</w:instrText>
      </w:r>
      <w:r w:rsidRPr="00B07A1C">
        <w:rPr>
          <w:lang w:val="ru-RU"/>
        </w:rPr>
        <w:instrText xml:space="preserve"> Рис. \* </w:instrText>
      </w:r>
      <w:r>
        <w:instrText>ARABIC</w:instrText>
      </w:r>
      <w:r w:rsidRPr="00B07A1C">
        <w:rPr>
          <w:lang w:val="ru-RU"/>
        </w:rPr>
        <w:instrText xml:space="preserve"> </w:instrText>
      </w:r>
      <w:r>
        <w:fldChar w:fldCharType="separate"/>
      </w:r>
      <w:r w:rsidR="008528FD" w:rsidRPr="00203729">
        <w:rPr>
          <w:noProof/>
          <w:lang w:val="ru-RU"/>
        </w:rPr>
        <w:t>27</w:t>
      </w:r>
      <w:r>
        <w:fldChar w:fldCharType="end"/>
      </w:r>
      <w:bookmarkEnd w:id="102"/>
      <w:r w:rsidRPr="00B07A1C">
        <w:rPr>
          <w:lang w:val="ru-RU"/>
        </w:rPr>
        <w:t xml:space="preserve"> – </w:t>
      </w:r>
      <w:r w:rsidR="00710894">
        <w:rPr>
          <w:lang w:val="ru-RU"/>
        </w:rPr>
        <w:t>Моделирование</w:t>
      </w:r>
      <w:r>
        <w:rPr>
          <w:lang w:val="ru-RU"/>
        </w:rPr>
        <w:t xml:space="preserve"> проекта средствами </w:t>
      </w:r>
      <w:r>
        <w:t>ModelSim</w:t>
      </w:r>
      <w:bookmarkEnd w:id="103"/>
    </w:p>
    <w:p w14:paraId="74547AAF" w14:textId="56366B98" w:rsidR="00281BFF" w:rsidRPr="00281BFF" w:rsidRDefault="00281BFF" w:rsidP="00281BFF">
      <w:pPr>
        <w:rPr>
          <w:b/>
          <w:bCs/>
          <w:lang w:val="ru-RU"/>
        </w:rPr>
      </w:pPr>
      <w:r w:rsidRPr="00281BFF">
        <w:rPr>
          <w:b/>
          <w:bCs/>
          <w:lang w:val="ru-RU"/>
        </w:rPr>
        <w:t xml:space="preserve">Компонент </w:t>
      </w:r>
      <w:r w:rsidRPr="00281BFF">
        <w:rPr>
          <w:b/>
          <w:bCs/>
        </w:rPr>
        <w:t>ST</w:t>
      </w:r>
      <w:r w:rsidRPr="00281BFF">
        <w:rPr>
          <w:b/>
          <w:bCs/>
          <w:lang w:val="ru-RU"/>
        </w:rPr>
        <w:t>_</w:t>
      </w:r>
      <w:r w:rsidRPr="00281BFF">
        <w:rPr>
          <w:b/>
          <w:bCs/>
        </w:rPr>
        <w:t>source</w:t>
      </w:r>
      <w:r w:rsidRPr="00281BFF">
        <w:rPr>
          <w:b/>
          <w:bCs/>
          <w:lang w:val="ru-RU"/>
        </w:rPr>
        <w:t>:</w:t>
      </w:r>
    </w:p>
    <w:p w14:paraId="0BF136F6" w14:textId="1FA8968A" w:rsidR="008A7862" w:rsidRPr="00DC6E44" w:rsidRDefault="00C53D5D" w:rsidP="008A7862">
      <w:pPr>
        <w:rPr>
          <w:lang w:val="ru-RU"/>
        </w:rPr>
      </w:pPr>
      <w:r>
        <w:rPr>
          <w:lang w:val="ru-RU"/>
        </w:rPr>
        <w:t xml:space="preserve">Видим, что у </w:t>
      </w:r>
      <w:r w:rsidR="00F36522">
        <w:t>ST</w:t>
      </w:r>
      <w:r w:rsidR="00F36522" w:rsidRPr="00DC6E44">
        <w:rPr>
          <w:lang w:val="ru-RU"/>
        </w:rPr>
        <w:t>_</w:t>
      </w:r>
      <w:r>
        <w:t>source</w:t>
      </w:r>
      <w:r w:rsidRPr="00C53D5D">
        <w:rPr>
          <w:lang w:val="ru-RU"/>
        </w:rPr>
        <w:t xml:space="preserve"> </w:t>
      </w:r>
      <w:r>
        <w:rPr>
          <w:lang w:val="ru-RU"/>
        </w:rPr>
        <w:t>идут данные</w:t>
      </w:r>
      <w:r w:rsidR="0055515E">
        <w:rPr>
          <w:lang w:val="ru-RU"/>
        </w:rPr>
        <w:t xml:space="preserve"> (содержимое счётчика выводится в виде данных). Сигнал </w:t>
      </w:r>
      <w:r w:rsidR="0055515E">
        <w:t>valid</w:t>
      </w:r>
      <w:r w:rsidR="0055515E" w:rsidRPr="0055515E">
        <w:rPr>
          <w:lang w:val="ru-RU"/>
        </w:rPr>
        <w:t xml:space="preserve"> </w:t>
      </w:r>
      <w:r w:rsidR="0055515E">
        <w:rPr>
          <w:lang w:val="ru-RU"/>
        </w:rPr>
        <w:t>обрабатывает по 16 тактов за цикл, после чего сбрасывается и начинает отсчёт сначала</w:t>
      </w:r>
      <w:r w:rsidR="008E3BC2">
        <w:rPr>
          <w:lang w:val="ru-RU"/>
        </w:rPr>
        <w:t>.</w:t>
      </w:r>
    </w:p>
    <w:p w14:paraId="60A89B9B" w14:textId="4A89927A" w:rsidR="00281BFF" w:rsidRPr="00281BFF" w:rsidRDefault="00281BFF" w:rsidP="00281BFF">
      <w:pPr>
        <w:rPr>
          <w:b/>
          <w:bCs/>
          <w:lang w:val="ru-RU"/>
        </w:rPr>
      </w:pPr>
      <w:r w:rsidRPr="00281BFF">
        <w:rPr>
          <w:b/>
          <w:bCs/>
          <w:lang w:val="ru-RU"/>
        </w:rPr>
        <w:t xml:space="preserve">Компонент </w:t>
      </w:r>
      <w:r w:rsidRPr="00281BFF">
        <w:rPr>
          <w:b/>
          <w:bCs/>
        </w:rPr>
        <w:t>ST</w:t>
      </w:r>
      <w:r w:rsidRPr="00281BFF">
        <w:rPr>
          <w:b/>
          <w:bCs/>
          <w:lang w:val="ru-RU"/>
        </w:rPr>
        <w:t>_</w:t>
      </w:r>
      <w:r w:rsidRPr="00281BFF">
        <w:rPr>
          <w:b/>
          <w:bCs/>
        </w:rPr>
        <w:t>sink</w:t>
      </w:r>
      <w:r w:rsidRPr="00281BFF">
        <w:rPr>
          <w:b/>
          <w:bCs/>
          <w:lang w:val="ru-RU"/>
        </w:rPr>
        <w:t>:</w:t>
      </w:r>
    </w:p>
    <w:p w14:paraId="6CE6C129" w14:textId="66D4DAD9" w:rsidR="00DC6E44" w:rsidRPr="00DC6E44" w:rsidRDefault="00DC6E44" w:rsidP="008A7862">
      <w:pPr>
        <w:rPr>
          <w:lang w:val="ru-RU"/>
        </w:rPr>
      </w:pPr>
      <w:r>
        <w:rPr>
          <w:lang w:val="ru-RU"/>
        </w:rPr>
        <w:t xml:space="preserve">Аналогично, у </w:t>
      </w:r>
      <w:r>
        <w:t>ST</w:t>
      </w:r>
      <w:r w:rsidRPr="00DC6E44">
        <w:rPr>
          <w:lang w:val="ru-RU"/>
        </w:rPr>
        <w:t>_</w:t>
      </w:r>
      <w:r>
        <w:t>sink</w:t>
      </w:r>
      <w:r w:rsidRPr="00DC6E44">
        <w:rPr>
          <w:lang w:val="ru-RU"/>
        </w:rPr>
        <w:t xml:space="preserve"> </w:t>
      </w:r>
      <w:r>
        <w:rPr>
          <w:lang w:val="ru-RU"/>
        </w:rPr>
        <w:t>есть данные и сигнал, который показывает</w:t>
      </w:r>
      <w:r w:rsidR="00815249">
        <w:rPr>
          <w:lang w:val="ru-RU"/>
        </w:rPr>
        <w:t>, что циклы размером до 16 тактов.</w:t>
      </w:r>
    </w:p>
    <w:p w14:paraId="1B79B94F" w14:textId="7B10654B" w:rsidR="003C6CBF" w:rsidRPr="00281BFF" w:rsidRDefault="003C6CBF" w:rsidP="008A7862">
      <w:pPr>
        <w:rPr>
          <w:b/>
          <w:bCs/>
          <w:lang w:val="ru-RU"/>
        </w:rPr>
      </w:pPr>
      <w:r w:rsidRPr="00281BFF">
        <w:rPr>
          <w:b/>
          <w:bCs/>
          <w:lang w:val="ru-RU"/>
        </w:rPr>
        <w:t xml:space="preserve">Компонент </w:t>
      </w:r>
      <w:r w:rsidRPr="00281BFF">
        <w:rPr>
          <w:b/>
          <w:bCs/>
        </w:rPr>
        <w:t>FIFO</w:t>
      </w:r>
      <w:r w:rsidRPr="00281BFF">
        <w:rPr>
          <w:b/>
          <w:bCs/>
          <w:lang w:val="ru-RU"/>
        </w:rPr>
        <w:t>:</w:t>
      </w:r>
    </w:p>
    <w:p w14:paraId="35134AD1" w14:textId="71CDD656" w:rsidR="008E3BC2" w:rsidRPr="00E25F20" w:rsidRDefault="008E3BC2" w:rsidP="00585A9C">
      <w:pPr>
        <w:spacing w:after="240"/>
        <w:rPr>
          <w:lang w:val="ru-RU"/>
        </w:rPr>
      </w:pPr>
      <w:r>
        <w:rPr>
          <w:lang w:val="ru-RU"/>
        </w:rPr>
        <w:t xml:space="preserve">Сигнал </w:t>
      </w:r>
      <w:r w:rsidR="003C6CBF">
        <w:t>in</w:t>
      </w:r>
      <w:r w:rsidR="003C6CBF" w:rsidRPr="003C6CBF">
        <w:rPr>
          <w:lang w:val="ru-RU"/>
        </w:rPr>
        <w:t>_</w:t>
      </w:r>
      <w:r w:rsidR="003C6CBF">
        <w:t>ready</w:t>
      </w:r>
      <w:r w:rsidRPr="008E3BC2">
        <w:rPr>
          <w:lang w:val="ru-RU"/>
        </w:rPr>
        <w:t xml:space="preserve"> </w:t>
      </w:r>
      <w:r>
        <w:rPr>
          <w:lang w:val="ru-RU"/>
        </w:rPr>
        <w:t xml:space="preserve">все время показывает, что он находится в состоянии </w:t>
      </w:r>
      <w:r>
        <w:t>ready</w:t>
      </w:r>
      <w:r w:rsidR="00A40D95">
        <w:rPr>
          <w:lang w:val="ru-RU"/>
        </w:rPr>
        <w:t xml:space="preserve">, поскольку он не </w:t>
      </w:r>
      <w:r w:rsidR="004B7ED8">
        <w:rPr>
          <w:lang w:val="ru-RU"/>
        </w:rPr>
        <w:t>з</w:t>
      </w:r>
      <w:r w:rsidR="00A40D95">
        <w:rPr>
          <w:lang w:val="ru-RU"/>
        </w:rPr>
        <w:t>аполнен</w:t>
      </w:r>
      <w:r w:rsidR="004B7ED8">
        <w:rPr>
          <w:lang w:val="ru-RU"/>
        </w:rPr>
        <w:t xml:space="preserve"> (количество элементов, которые можем </w:t>
      </w:r>
      <w:r w:rsidR="004564B8">
        <w:rPr>
          <w:lang w:val="ru-RU"/>
        </w:rPr>
        <w:t>передать</w:t>
      </w:r>
      <w:r w:rsidR="004B7ED8">
        <w:rPr>
          <w:lang w:val="ru-RU"/>
        </w:rPr>
        <w:t xml:space="preserve"> = 4, это мы задавали, когда настраивали компонент на </w:t>
      </w:r>
      <w:r w:rsidR="004B7ED8">
        <w:rPr>
          <w:lang w:val="ru-RU"/>
        </w:rPr>
        <w:fldChar w:fldCharType="begin"/>
      </w:r>
      <w:r w:rsidR="004B7ED8">
        <w:rPr>
          <w:lang w:val="ru-RU"/>
        </w:rPr>
        <w:instrText xml:space="preserve"> REF _Ref162281411 \h </w:instrText>
      </w:r>
      <w:r w:rsidR="004B7ED8">
        <w:rPr>
          <w:lang w:val="ru-RU"/>
        </w:rPr>
      </w:r>
      <w:r w:rsidR="004B7ED8">
        <w:rPr>
          <w:lang w:val="ru-RU"/>
        </w:rPr>
        <w:fldChar w:fldCharType="separate"/>
      </w:r>
      <w:r w:rsidR="004B7ED8" w:rsidRPr="00386043">
        <w:rPr>
          <w:lang w:val="ru-RU"/>
        </w:rPr>
        <w:t xml:space="preserve">Рис. </w:t>
      </w:r>
      <w:r w:rsidR="004B7ED8" w:rsidRPr="004B7ED8">
        <w:rPr>
          <w:noProof/>
          <w:lang w:val="ru-RU"/>
        </w:rPr>
        <w:t>7</w:t>
      </w:r>
      <w:r w:rsidR="004B7ED8">
        <w:rPr>
          <w:lang w:val="ru-RU"/>
        </w:rPr>
        <w:fldChar w:fldCharType="end"/>
      </w:r>
      <w:r w:rsidR="004B7ED8">
        <w:rPr>
          <w:lang w:val="ru-RU"/>
        </w:rPr>
        <w:t>)</w:t>
      </w:r>
      <w:r w:rsidR="005E7475">
        <w:rPr>
          <w:lang w:val="ru-RU"/>
        </w:rPr>
        <w:t xml:space="preserve">. Соответственно, в какой-то момент получаем данные, при этом (с маленькой задержкой) сигнал </w:t>
      </w:r>
      <w:r w:rsidR="00217C30">
        <w:t>in</w:t>
      </w:r>
      <w:r w:rsidR="005E7475" w:rsidRPr="005E7475">
        <w:rPr>
          <w:lang w:val="ru-RU"/>
        </w:rPr>
        <w:t>_</w:t>
      </w:r>
      <w:r w:rsidR="005E7475">
        <w:t>valid</w:t>
      </w:r>
      <w:r w:rsidR="005E7475" w:rsidRPr="005E7475">
        <w:rPr>
          <w:lang w:val="ru-RU"/>
        </w:rPr>
        <w:t xml:space="preserve"> </w:t>
      </w:r>
      <w:r w:rsidR="005E7475">
        <w:rPr>
          <w:lang w:val="ru-RU"/>
        </w:rPr>
        <w:t>становится = 1</w:t>
      </w:r>
      <w:r w:rsidR="00217C30">
        <w:rPr>
          <w:lang w:val="ru-RU"/>
        </w:rPr>
        <w:t xml:space="preserve">, тем самым показывая, что </w:t>
      </w:r>
      <w:r w:rsidR="00217C30">
        <w:rPr>
          <w:lang w:val="ru-RU"/>
        </w:rPr>
        <w:lastRenderedPageBreak/>
        <w:t>он считывает данные</w:t>
      </w:r>
      <w:r w:rsidR="005E7475">
        <w:rPr>
          <w:lang w:val="ru-RU"/>
        </w:rPr>
        <w:t xml:space="preserve">. После получения </w:t>
      </w:r>
      <w:r w:rsidR="00062EF9">
        <w:rPr>
          <w:lang w:val="ru-RU"/>
        </w:rPr>
        <w:t xml:space="preserve">4 элементов </w:t>
      </w:r>
      <w:r w:rsidR="005E7475">
        <w:rPr>
          <w:lang w:val="ru-RU"/>
        </w:rPr>
        <w:t>он снова переходит в значение 0.</w:t>
      </w:r>
      <w:r w:rsidR="00063EEF">
        <w:rPr>
          <w:lang w:val="ru-RU"/>
        </w:rPr>
        <w:t xml:space="preserve"> Через какое-то время на </w:t>
      </w:r>
      <w:proofErr w:type="spellStart"/>
      <w:r w:rsidR="00063EEF">
        <w:t>sc</w:t>
      </w:r>
      <w:proofErr w:type="spellEnd"/>
      <w:r w:rsidR="00063EEF" w:rsidRPr="00063EEF">
        <w:rPr>
          <w:lang w:val="ru-RU"/>
        </w:rPr>
        <w:t>_</w:t>
      </w:r>
      <w:proofErr w:type="spellStart"/>
      <w:r w:rsidR="00063EEF">
        <w:t>fifo</w:t>
      </w:r>
      <w:proofErr w:type="spellEnd"/>
      <w:r w:rsidR="00063EEF" w:rsidRPr="00063EEF">
        <w:rPr>
          <w:lang w:val="ru-RU"/>
        </w:rPr>
        <w:t>_</w:t>
      </w:r>
      <w:r w:rsidR="00063EEF">
        <w:t>out</w:t>
      </w:r>
      <w:r w:rsidR="00063EEF" w:rsidRPr="00063EEF">
        <w:rPr>
          <w:lang w:val="ru-RU"/>
        </w:rPr>
        <w:t>_</w:t>
      </w:r>
      <w:r w:rsidR="00063EEF">
        <w:t>valid</w:t>
      </w:r>
      <w:r w:rsidR="00063EEF" w:rsidRPr="00063EEF">
        <w:rPr>
          <w:lang w:val="ru-RU"/>
        </w:rPr>
        <w:t xml:space="preserve"> </w:t>
      </w:r>
      <w:r w:rsidR="00063EEF">
        <w:rPr>
          <w:lang w:val="ru-RU"/>
        </w:rPr>
        <w:t xml:space="preserve">поступает сигнал 1, который показывает, что данные начали поступать и </w:t>
      </w:r>
      <w:r w:rsidR="004D64C7">
        <w:t>FIFO</w:t>
      </w:r>
      <w:r w:rsidR="004D64C7" w:rsidRPr="004D64C7">
        <w:rPr>
          <w:lang w:val="ru-RU"/>
        </w:rPr>
        <w:t xml:space="preserve"> </w:t>
      </w:r>
      <w:r w:rsidR="004D64C7">
        <w:rPr>
          <w:lang w:val="ru-RU"/>
        </w:rPr>
        <w:t>готов</w:t>
      </w:r>
      <w:r w:rsidR="00063EEF">
        <w:rPr>
          <w:lang w:val="ru-RU"/>
        </w:rPr>
        <w:t xml:space="preserve">. </w:t>
      </w:r>
      <w:r w:rsidR="00232D65">
        <w:rPr>
          <w:lang w:val="ru-RU"/>
        </w:rPr>
        <w:t xml:space="preserve">Сигнал </w:t>
      </w:r>
      <w:proofErr w:type="spellStart"/>
      <w:r w:rsidR="00232D65">
        <w:t>sc</w:t>
      </w:r>
      <w:proofErr w:type="spellEnd"/>
      <w:r w:rsidR="00232D65" w:rsidRPr="00063EEF">
        <w:rPr>
          <w:lang w:val="ru-RU"/>
        </w:rPr>
        <w:t>_</w:t>
      </w:r>
      <w:proofErr w:type="spellStart"/>
      <w:r w:rsidR="00232D65">
        <w:t>fifo</w:t>
      </w:r>
      <w:proofErr w:type="spellEnd"/>
      <w:r w:rsidR="00232D65" w:rsidRPr="00063EEF">
        <w:rPr>
          <w:lang w:val="ru-RU"/>
        </w:rPr>
        <w:t>_</w:t>
      </w:r>
      <w:r w:rsidR="00232D65">
        <w:t>out</w:t>
      </w:r>
      <w:r w:rsidR="00232D65" w:rsidRPr="00063EEF">
        <w:rPr>
          <w:lang w:val="ru-RU"/>
        </w:rPr>
        <w:t>_</w:t>
      </w:r>
      <w:r w:rsidR="00232D65">
        <w:t>valid</w:t>
      </w:r>
      <w:r w:rsidR="00232D65">
        <w:rPr>
          <w:lang w:val="ru-RU"/>
        </w:rPr>
        <w:t xml:space="preserve"> будет = 1 и данные будут поступать до того момента, пока приёмник не скажет, что он готов </w:t>
      </w:r>
      <w:proofErr w:type="spellStart"/>
      <w:r w:rsidR="00232D65">
        <w:t>sc</w:t>
      </w:r>
      <w:proofErr w:type="spellEnd"/>
      <w:r w:rsidR="00232D65" w:rsidRPr="00232D65">
        <w:rPr>
          <w:lang w:val="ru-RU"/>
        </w:rPr>
        <w:t>_</w:t>
      </w:r>
      <w:proofErr w:type="spellStart"/>
      <w:r w:rsidR="00232D65">
        <w:t>fifo</w:t>
      </w:r>
      <w:proofErr w:type="spellEnd"/>
      <w:r w:rsidR="00232D65" w:rsidRPr="00232D65">
        <w:rPr>
          <w:lang w:val="ru-RU"/>
        </w:rPr>
        <w:t>_</w:t>
      </w:r>
      <w:r w:rsidR="00232D65">
        <w:t>out</w:t>
      </w:r>
      <w:r w:rsidR="00232D65" w:rsidRPr="00232D65">
        <w:rPr>
          <w:lang w:val="ru-RU"/>
        </w:rPr>
        <w:t>_</w:t>
      </w:r>
      <w:r w:rsidR="00232D65">
        <w:t>ready</w:t>
      </w:r>
      <w:r w:rsidR="00232D65" w:rsidRPr="00232D65">
        <w:rPr>
          <w:lang w:val="ru-RU"/>
        </w:rPr>
        <w:t xml:space="preserve"> = </w:t>
      </w:r>
      <w:proofErr w:type="spellStart"/>
      <w:r w:rsidR="00232D65">
        <w:t>asi</w:t>
      </w:r>
      <w:proofErr w:type="spellEnd"/>
      <w:r w:rsidR="00232D65" w:rsidRPr="00232D65">
        <w:rPr>
          <w:lang w:val="ru-RU"/>
        </w:rPr>
        <w:t>_</w:t>
      </w:r>
      <w:r w:rsidR="00232D65">
        <w:t>in</w:t>
      </w:r>
      <w:r w:rsidR="00232D65" w:rsidRPr="00232D65">
        <w:rPr>
          <w:lang w:val="ru-RU"/>
        </w:rPr>
        <w:t>0_</w:t>
      </w:r>
      <w:r w:rsidR="00232D65">
        <w:t>ready</w:t>
      </w:r>
      <w:r w:rsidR="00232D65" w:rsidRPr="00232D65">
        <w:rPr>
          <w:lang w:val="ru-RU"/>
        </w:rPr>
        <w:t xml:space="preserve"> = </w:t>
      </w:r>
      <w:r w:rsidR="00232D65" w:rsidRPr="004D64C7">
        <w:rPr>
          <w:lang w:val="ru-RU"/>
        </w:rPr>
        <w:t>0</w:t>
      </w:r>
      <w:r w:rsidR="00A21A92">
        <w:rPr>
          <w:lang w:val="ru-RU"/>
        </w:rPr>
        <w:t xml:space="preserve">. Пока этот сигнал = 1 на </w:t>
      </w:r>
      <w:proofErr w:type="spellStart"/>
      <w:r w:rsidR="00A21A92">
        <w:t>sc</w:t>
      </w:r>
      <w:proofErr w:type="spellEnd"/>
      <w:r w:rsidR="00A21A92" w:rsidRPr="00063EEF">
        <w:rPr>
          <w:lang w:val="ru-RU"/>
        </w:rPr>
        <w:t>_</w:t>
      </w:r>
      <w:proofErr w:type="spellStart"/>
      <w:r w:rsidR="00A21A92">
        <w:t>fifo</w:t>
      </w:r>
      <w:proofErr w:type="spellEnd"/>
      <w:r w:rsidR="00A21A92" w:rsidRPr="00063EEF">
        <w:rPr>
          <w:lang w:val="ru-RU"/>
        </w:rPr>
        <w:t>_</w:t>
      </w:r>
      <w:r w:rsidR="00A21A92">
        <w:t>out</w:t>
      </w:r>
      <w:r w:rsidR="00A21A92" w:rsidRPr="00063EEF">
        <w:rPr>
          <w:lang w:val="ru-RU"/>
        </w:rPr>
        <w:t>_</w:t>
      </w:r>
      <w:r w:rsidR="00A21A92">
        <w:t>data</w:t>
      </w:r>
      <w:r w:rsidR="00A21A92" w:rsidRPr="00063EEF">
        <w:rPr>
          <w:lang w:val="ru-RU"/>
        </w:rPr>
        <w:t xml:space="preserve"> </w:t>
      </w:r>
      <w:r w:rsidR="00A21A92">
        <w:rPr>
          <w:lang w:val="ru-RU"/>
        </w:rPr>
        <w:t>буд</w:t>
      </w:r>
      <w:r w:rsidR="00EA2100">
        <w:rPr>
          <w:lang w:val="ru-RU"/>
        </w:rPr>
        <w:t>е</w:t>
      </w:r>
      <w:r w:rsidR="00A21A92">
        <w:rPr>
          <w:lang w:val="ru-RU"/>
        </w:rPr>
        <w:t xml:space="preserve">т поступать </w:t>
      </w:r>
      <w:r w:rsidR="00EA2100">
        <w:rPr>
          <w:lang w:val="ru-RU"/>
        </w:rPr>
        <w:t xml:space="preserve">4 порции </w:t>
      </w:r>
      <w:r w:rsidR="00A21A92">
        <w:rPr>
          <w:lang w:val="ru-RU"/>
        </w:rPr>
        <w:t>данны</w:t>
      </w:r>
      <w:r w:rsidR="00EA2100">
        <w:rPr>
          <w:lang w:val="ru-RU"/>
        </w:rPr>
        <w:t xml:space="preserve">х </w:t>
      </w:r>
      <w:r w:rsidR="00A21A92">
        <w:rPr>
          <w:lang w:val="ru-RU"/>
        </w:rPr>
        <w:t>( 2, 3, 4, 5</w:t>
      </w:r>
      <w:r w:rsidR="00620B7E">
        <w:rPr>
          <w:lang w:val="ru-RU"/>
        </w:rPr>
        <w:t xml:space="preserve">, эти данные </w:t>
      </w:r>
      <w:r w:rsidR="002D2E25">
        <w:rPr>
          <w:lang w:val="ru-RU"/>
        </w:rPr>
        <w:t>поступят</w:t>
      </w:r>
      <w:r w:rsidR="00620B7E">
        <w:rPr>
          <w:lang w:val="ru-RU"/>
        </w:rPr>
        <w:t xml:space="preserve"> только когда сигнал </w:t>
      </w:r>
      <w:proofErr w:type="spellStart"/>
      <w:r w:rsidR="00620B7E">
        <w:t>asi</w:t>
      </w:r>
      <w:proofErr w:type="spellEnd"/>
      <w:r w:rsidR="00620B7E" w:rsidRPr="00232D65">
        <w:rPr>
          <w:lang w:val="ru-RU"/>
        </w:rPr>
        <w:t>_</w:t>
      </w:r>
      <w:r w:rsidR="00620B7E">
        <w:t>in</w:t>
      </w:r>
      <w:r w:rsidR="00620B7E" w:rsidRPr="00232D65">
        <w:rPr>
          <w:lang w:val="ru-RU"/>
        </w:rPr>
        <w:t>0_</w:t>
      </w:r>
      <w:r w:rsidR="00620B7E">
        <w:t>ready</w:t>
      </w:r>
      <w:r w:rsidR="00620B7E" w:rsidRPr="00232D65">
        <w:rPr>
          <w:lang w:val="ru-RU"/>
        </w:rPr>
        <w:t xml:space="preserve"> = </w:t>
      </w:r>
      <w:r w:rsidR="00620B7E" w:rsidRPr="004D64C7">
        <w:rPr>
          <w:lang w:val="ru-RU"/>
        </w:rPr>
        <w:t>0</w:t>
      </w:r>
      <w:r w:rsidR="00A21A92">
        <w:rPr>
          <w:lang w:val="ru-RU"/>
        </w:rPr>
        <w:t>).</w:t>
      </w:r>
      <w:r w:rsidR="008D27CD">
        <w:rPr>
          <w:lang w:val="ru-RU"/>
        </w:rPr>
        <w:t xml:space="preserve"> После этого </w:t>
      </w:r>
      <w:r w:rsidR="008D27CD">
        <w:t>FIFO</w:t>
      </w:r>
      <w:r w:rsidR="008D27CD" w:rsidRPr="008D27CD">
        <w:rPr>
          <w:lang w:val="ru-RU"/>
        </w:rPr>
        <w:t xml:space="preserve"> </w:t>
      </w:r>
      <w:r w:rsidR="008D27CD">
        <w:rPr>
          <w:lang w:val="ru-RU"/>
        </w:rPr>
        <w:t xml:space="preserve">будет </w:t>
      </w:r>
      <w:r w:rsidR="002D2E25">
        <w:rPr>
          <w:lang w:val="ru-RU"/>
        </w:rPr>
        <w:t>опустошён</w:t>
      </w:r>
      <w:r w:rsidR="008D27CD">
        <w:rPr>
          <w:lang w:val="ru-RU"/>
        </w:rPr>
        <w:t xml:space="preserve"> (красная линия на временной диаграмме)</w:t>
      </w:r>
      <w:r w:rsidR="00E25F20">
        <w:rPr>
          <w:lang w:val="ru-RU"/>
        </w:rPr>
        <w:t xml:space="preserve">. Ждём следующего периода, чтобы снова заполнить </w:t>
      </w:r>
      <w:r w:rsidR="00E25F20">
        <w:t>FIFO</w:t>
      </w:r>
      <w:r w:rsidR="00E25F20">
        <w:rPr>
          <w:lang w:val="ru-RU"/>
        </w:rPr>
        <w:t>, ждём пока приёмник будет готов принимать</w:t>
      </w:r>
      <w:r w:rsidR="00084FC2">
        <w:rPr>
          <w:lang w:val="ru-RU"/>
        </w:rPr>
        <w:t xml:space="preserve"> и так далее…</w:t>
      </w:r>
    </w:p>
    <w:p w14:paraId="57C0DD69" w14:textId="6BE9C9F4" w:rsidR="006406F6" w:rsidRPr="006406F6" w:rsidRDefault="006406F6" w:rsidP="007F1982">
      <w:pPr>
        <w:pStyle w:val="2"/>
        <w:rPr>
          <w:lang w:val="ru-RU"/>
        </w:rPr>
      </w:pPr>
      <w:bookmarkStart w:id="104" w:name="_Toc162458740"/>
      <w:r>
        <w:rPr>
          <w:lang w:val="ru-RU"/>
        </w:rPr>
        <w:t xml:space="preserve">Тестирование средствами </w:t>
      </w:r>
      <w:r>
        <w:t>Signal</w:t>
      </w:r>
      <w:r w:rsidRPr="006406F6">
        <w:rPr>
          <w:lang w:val="ru-RU"/>
        </w:rPr>
        <w:t xml:space="preserve"> </w:t>
      </w:r>
      <w:r>
        <w:t>Tap</w:t>
      </w:r>
      <w:r w:rsidRPr="006406F6">
        <w:rPr>
          <w:lang w:val="ru-RU"/>
        </w:rPr>
        <w:t xml:space="preserve"> </w:t>
      </w:r>
      <w:r>
        <w:t>II</w:t>
      </w:r>
      <w:bookmarkEnd w:id="104"/>
    </w:p>
    <w:p w14:paraId="75E5E8D8" w14:textId="07DD8195" w:rsidR="00571D40" w:rsidRDefault="00571D40" w:rsidP="006406F6">
      <w:pPr>
        <w:pStyle w:val="3"/>
        <w:rPr>
          <w:lang w:val="ru-RU"/>
        </w:rPr>
      </w:pPr>
      <w:bookmarkStart w:id="105" w:name="_Toc162458741"/>
      <w:r>
        <w:rPr>
          <w:lang w:val="ru-RU"/>
        </w:rPr>
        <w:t>Создание файла для отладки</w:t>
      </w:r>
      <w:bookmarkEnd w:id="105"/>
    </w:p>
    <w:p w14:paraId="3F1361E6" w14:textId="3C2F4D69" w:rsidR="00571D40" w:rsidRPr="008528FD" w:rsidRDefault="009C668E" w:rsidP="00571D40">
      <w:pPr>
        <w:rPr>
          <w:lang w:val="ru-RU"/>
        </w:rPr>
      </w:pPr>
      <w:r>
        <w:rPr>
          <w:lang w:val="ru-RU"/>
        </w:rPr>
        <w:t xml:space="preserve">Создадим файл </w:t>
      </w:r>
      <w:proofErr w:type="spellStart"/>
      <w:r>
        <w:t>db</w:t>
      </w:r>
      <w:proofErr w:type="spellEnd"/>
      <w:r w:rsidRPr="008528FD">
        <w:rPr>
          <w:lang w:val="ru-RU"/>
        </w:rPr>
        <w:t>_</w:t>
      </w:r>
      <w:r>
        <w:t>lab</w:t>
      </w:r>
      <w:r w:rsidRPr="008528FD">
        <w:rPr>
          <w:lang w:val="ru-RU"/>
        </w:rPr>
        <w:t>_</w:t>
      </w:r>
      <w:r>
        <w:t>PD</w:t>
      </w:r>
      <w:r w:rsidRPr="008528FD">
        <w:rPr>
          <w:lang w:val="ru-RU"/>
        </w:rPr>
        <w:t>2_</w:t>
      </w:r>
      <w:r>
        <w:t>top</w:t>
      </w:r>
      <w:r w:rsidRPr="008528FD">
        <w:rPr>
          <w:lang w:val="ru-RU"/>
        </w:rPr>
        <w:t>.</w:t>
      </w:r>
      <w:proofErr w:type="spellStart"/>
      <w:r>
        <w:t>sv</w:t>
      </w:r>
      <w:proofErr w:type="spellEnd"/>
      <w:r w:rsidRPr="008528FD">
        <w:rPr>
          <w:lang w:val="ru-RU"/>
        </w:rPr>
        <w:t xml:space="preserve"> </w:t>
      </w:r>
      <w:r>
        <w:rPr>
          <w:lang w:val="ru-RU"/>
        </w:rPr>
        <w:t xml:space="preserve">для отладки модуля </w:t>
      </w:r>
      <w:r>
        <w:t>lab</w:t>
      </w:r>
      <w:r w:rsidRPr="009C668E">
        <w:rPr>
          <w:lang w:val="ru-RU"/>
        </w:rPr>
        <w:t>_</w:t>
      </w:r>
      <w:r>
        <w:t>PD</w:t>
      </w:r>
      <w:r w:rsidRPr="009C668E">
        <w:rPr>
          <w:lang w:val="ru-RU"/>
        </w:rPr>
        <w:t>2_</w:t>
      </w:r>
      <w:r>
        <w:t>top</w:t>
      </w:r>
      <w:r w:rsidR="008528FD" w:rsidRPr="008528FD">
        <w:rPr>
          <w:lang w:val="ru-RU"/>
        </w:rPr>
        <w:t>:</w:t>
      </w:r>
    </w:p>
    <w:p w14:paraId="107066A8" w14:textId="77777777" w:rsidR="008528FD" w:rsidRDefault="009C668E" w:rsidP="008528FD">
      <w:pPr>
        <w:pStyle w:val="a4"/>
      </w:pPr>
      <w:r w:rsidRPr="009C668E">
        <w:rPr>
          <w:noProof/>
          <w:lang w:val="ru-RU"/>
        </w:rPr>
        <w:drawing>
          <wp:inline distT="0" distB="0" distL="0" distR="0" wp14:anchorId="1B03AA8B" wp14:editId="18A601B3">
            <wp:extent cx="5105400" cy="2279557"/>
            <wp:effectExtent l="0" t="0" r="0" b="6985"/>
            <wp:docPr id="70261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185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9652" cy="22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B883" w14:textId="27AE2CAA" w:rsidR="009C668E" w:rsidRDefault="008528FD" w:rsidP="008528FD">
      <w:pPr>
        <w:pStyle w:val="a4"/>
        <w:rPr>
          <w:lang w:val="ru-RU"/>
        </w:rPr>
      </w:pPr>
      <w:bookmarkStart w:id="106" w:name="_Toc162458772"/>
      <w:r w:rsidRPr="008528FD">
        <w:rPr>
          <w:lang w:val="ru-RU"/>
        </w:rPr>
        <w:t xml:space="preserve">Рис. </w:t>
      </w:r>
      <w:r>
        <w:fldChar w:fldCharType="begin"/>
      </w:r>
      <w:r w:rsidRPr="008528FD">
        <w:rPr>
          <w:lang w:val="ru-RU"/>
        </w:rPr>
        <w:instrText xml:space="preserve"> </w:instrText>
      </w:r>
      <w:r>
        <w:instrText>SEQ</w:instrText>
      </w:r>
      <w:r w:rsidRPr="008528FD">
        <w:rPr>
          <w:lang w:val="ru-RU"/>
        </w:rPr>
        <w:instrText xml:space="preserve"> Рис. \* </w:instrText>
      </w:r>
      <w:r>
        <w:instrText>ARABIC</w:instrText>
      </w:r>
      <w:r w:rsidRPr="008528FD">
        <w:rPr>
          <w:lang w:val="ru-RU"/>
        </w:rPr>
        <w:instrText xml:space="preserve"> </w:instrText>
      </w:r>
      <w:r>
        <w:fldChar w:fldCharType="separate"/>
      </w:r>
      <w:r w:rsidRPr="008528FD">
        <w:rPr>
          <w:noProof/>
          <w:lang w:val="ru-RU"/>
        </w:rPr>
        <w:t>28</w:t>
      </w:r>
      <w:r>
        <w:fldChar w:fldCharType="end"/>
      </w:r>
      <w:r w:rsidRPr="008528FD">
        <w:rPr>
          <w:lang w:val="ru-RU"/>
        </w:rPr>
        <w:t xml:space="preserve"> – </w:t>
      </w:r>
      <w:r>
        <w:rPr>
          <w:lang w:val="ru-RU"/>
        </w:rPr>
        <w:t>Файл для отладки модуля верхнего уровня</w:t>
      </w:r>
      <w:bookmarkEnd w:id="106"/>
    </w:p>
    <w:p w14:paraId="5083E21C" w14:textId="77777777" w:rsidR="007376BE" w:rsidRDefault="007376BE" w:rsidP="007376BE">
      <w:pPr>
        <w:rPr>
          <w:lang w:val="ru-RU"/>
        </w:rPr>
      </w:pPr>
      <w:r>
        <w:rPr>
          <w:lang w:val="ru-RU"/>
        </w:rPr>
        <w:t>Создадим</w:t>
      </w:r>
      <w:r w:rsidRPr="00A228EE">
        <w:rPr>
          <w:lang w:val="ru-RU"/>
        </w:rPr>
        <w:t xml:space="preserve"> </w:t>
      </w:r>
      <w:r>
        <w:rPr>
          <w:lang w:val="ru-RU"/>
        </w:rPr>
        <w:t>модуль</w:t>
      </w:r>
      <w:r w:rsidRPr="00A228EE">
        <w:rPr>
          <w:lang w:val="ru-RU"/>
        </w:rPr>
        <w:t xml:space="preserve"> </w:t>
      </w:r>
      <w:r>
        <w:t>ISSPE</w:t>
      </w:r>
      <w:r w:rsidRPr="00A228EE">
        <w:rPr>
          <w:lang w:val="ru-RU"/>
        </w:rPr>
        <w:t xml:space="preserve">, </w:t>
      </w:r>
      <w:r>
        <w:rPr>
          <w:lang w:val="ru-RU"/>
        </w:rPr>
        <w:t>укажем</w:t>
      </w:r>
      <w:r w:rsidRPr="00A228EE">
        <w:rPr>
          <w:lang w:val="ru-RU"/>
        </w:rPr>
        <w:t xml:space="preserve"> </w:t>
      </w:r>
      <w:r>
        <w:rPr>
          <w:lang w:val="ru-RU"/>
        </w:rPr>
        <w:t>файл</w:t>
      </w:r>
      <w:r w:rsidRPr="00A228EE">
        <w:rPr>
          <w:lang w:val="ru-RU"/>
        </w:rPr>
        <w:t xml:space="preserve"> </w:t>
      </w:r>
      <w:proofErr w:type="spellStart"/>
      <w:r>
        <w:t>db</w:t>
      </w:r>
      <w:proofErr w:type="spellEnd"/>
      <w:r w:rsidRPr="00A228EE">
        <w:rPr>
          <w:lang w:val="ru-RU"/>
        </w:rPr>
        <w:t>_</w:t>
      </w:r>
      <w:r>
        <w:t>lab</w:t>
      </w:r>
      <w:r w:rsidRPr="00A228EE">
        <w:rPr>
          <w:lang w:val="ru-RU"/>
        </w:rPr>
        <w:t>_</w:t>
      </w:r>
      <w:r>
        <w:t>PD</w:t>
      </w:r>
      <w:r w:rsidRPr="00A228EE">
        <w:rPr>
          <w:lang w:val="ru-RU"/>
        </w:rPr>
        <w:t>3_</w:t>
      </w:r>
      <w:r>
        <w:t>top</w:t>
      </w:r>
      <w:r w:rsidRPr="00A228EE">
        <w:rPr>
          <w:lang w:val="ru-RU"/>
        </w:rPr>
        <w:t>.</w:t>
      </w:r>
      <w:proofErr w:type="spellStart"/>
      <w:r>
        <w:t>sv</w:t>
      </w:r>
      <w:proofErr w:type="spellEnd"/>
      <w:r w:rsidRPr="00A228EE">
        <w:rPr>
          <w:lang w:val="ru-RU"/>
        </w:rPr>
        <w:t xml:space="preserve"> </w:t>
      </w:r>
      <w:r>
        <w:rPr>
          <w:lang w:val="ru-RU"/>
        </w:rPr>
        <w:t>файлом</w:t>
      </w:r>
      <w:r w:rsidRPr="00A228EE">
        <w:rPr>
          <w:lang w:val="ru-RU"/>
        </w:rPr>
        <w:t xml:space="preserve"> </w:t>
      </w:r>
      <w:r>
        <w:rPr>
          <w:lang w:val="ru-RU"/>
        </w:rPr>
        <w:t>верхнего</w:t>
      </w:r>
      <w:r w:rsidRPr="00A228EE">
        <w:rPr>
          <w:lang w:val="ru-RU"/>
        </w:rPr>
        <w:t xml:space="preserve"> </w:t>
      </w:r>
      <w:r>
        <w:rPr>
          <w:lang w:val="ru-RU"/>
        </w:rPr>
        <w:t>уровня</w:t>
      </w:r>
      <w:r w:rsidRPr="00A228EE">
        <w:rPr>
          <w:lang w:val="ru-RU"/>
        </w:rPr>
        <w:t xml:space="preserve"> </w:t>
      </w:r>
      <w:r>
        <w:rPr>
          <w:lang w:val="ru-RU"/>
        </w:rPr>
        <w:t>и</w:t>
      </w:r>
      <w:r w:rsidRPr="00A228EE">
        <w:rPr>
          <w:lang w:val="ru-RU"/>
        </w:rPr>
        <w:t xml:space="preserve"> </w:t>
      </w:r>
      <w:r>
        <w:rPr>
          <w:lang w:val="ru-RU"/>
        </w:rPr>
        <w:t>убедимся в том, что схема, получаемая в результате компиляции, будет верной:</w:t>
      </w:r>
    </w:p>
    <w:p w14:paraId="6E862CAD" w14:textId="387E4E67" w:rsidR="007376BE" w:rsidRDefault="00BF2DC6" w:rsidP="007376BE">
      <w:pPr>
        <w:pStyle w:val="a4"/>
      </w:pPr>
      <w:r>
        <w:rPr>
          <w:noProof/>
        </w:rPr>
        <w:drawing>
          <wp:inline distT="0" distB="0" distL="0" distR="0" wp14:anchorId="609295BD" wp14:editId="75B9C4C7">
            <wp:extent cx="5940425" cy="1294130"/>
            <wp:effectExtent l="0" t="0" r="3175" b="1270"/>
            <wp:docPr id="1264068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688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741" w14:textId="6C8D057F" w:rsidR="007376BE" w:rsidRPr="006731AE" w:rsidRDefault="007376BE" w:rsidP="007376BE">
      <w:pPr>
        <w:pStyle w:val="a4"/>
        <w:rPr>
          <w:lang w:val="ru-RU"/>
        </w:rPr>
      </w:pPr>
      <w:bookmarkStart w:id="107" w:name="_Toc162458773"/>
      <w:r w:rsidRPr="006731AE">
        <w:rPr>
          <w:lang w:val="ru-RU"/>
        </w:rPr>
        <w:t xml:space="preserve">Рис. </w:t>
      </w:r>
      <w:r>
        <w:fldChar w:fldCharType="begin"/>
      </w:r>
      <w:r w:rsidRPr="006731AE">
        <w:rPr>
          <w:lang w:val="ru-RU"/>
        </w:rPr>
        <w:instrText xml:space="preserve"> </w:instrText>
      </w:r>
      <w:r>
        <w:instrText>SEQ</w:instrText>
      </w:r>
      <w:r w:rsidRPr="006731AE">
        <w:rPr>
          <w:lang w:val="ru-RU"/>
        </w:rPr>
        <w:instrText xml:space="preserve"> Рис. \* </w:instrText>
      </w:r>
      <w:r>
        <w:instrText>ARABIC</w:instrText>
      </w:r>
      <w:r w:rsidRPr="006731AE">
        <w:rPr>
          <w:lang w:val="ru-RU"/>
        </w:rPr>
        <w:instrText xml:space="preserve"> </w:instrText>
      </w:r>
      <w:r>
        <w:fldChar w:fldCharType="separate"/>
      </w:r>
      <w:r w:rsidR="00B21C90" w:rsidRPr="00B21C90">
        <w:rPr>
          <w:noProof/>
          <w:lang w:val="ru-RU"/>
        </w:rPr>
        <w:t>29</w:t>
      </w:r>
      <w:r>
        <w:fldChar w:fldCharType="end"/>
      </w:r>
      <w:r w:rsidRPr="006731AE">
        <w:rPr>
          <w:lang w:val="ru-RU"/>
        </w:rPr>
        <w:t xml:space="preserve"> – </w:t>
      </w:r>
      <w:r>
        <w:rPr>
          <w:lang w:val="ru-RU"/>
        </w:rPr>
        <w:t xml:space="preserve">Схема проекта с добавлением </w:t>
      </w:r>
      <w:r>
        <w:t>SP</w:t>
      </w:r>
      <w:r w:rsidRPr="006731AE">
        <w:rPr>
          <w:lang w:val="ru-RU"/>
        </w:rPr>
        <w:t>_</w:t>
      </w:r>
      <w:r>
        <w:t>unit</w:t>
      </w:r>
      <w:r w:rsidRPr="006731AE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RTL</w:t>
      </w:r>
      <w:r w:rsidRPr="0011345D">
        <w:rPr>
          <w:lang w:val="ru-RU"/>
        </w:rPr>
        <w:t xml:space="preserve"> </w:t>
      </w:r>
      <w:r>
        <w:t>Viewer</w:t>
      </w:r>
      <w:bookmarkEnd w:id="107"/>
    </w:p>
    <w:p w14:paraId="68F06C92" w14:textId="6C1DBA25" w:rsidR="00775CE2" w:rsidRDefault="007376BE" w:rsidP="007376BE">
      <w:pPr>
        <w:spacing w:after="240"/>
        <w:rPr>
          <w:lang w:val="ru-RU"/>
        </w:rPr>
      </w:pPr>
      <w:r>
        <w:rPr>
          <w:lang w:val="ru-RU"/>
        </w:rPr>
        <w:t xml:space="preserve">Как видно из схемы </w:t>
      </w:r>
      <w:r>
        <w:t>SP</w:t>
      </w:r>
      <w:r w:rsidRPr="006731AE">
        <w:rPr>
          <w:lang w:val="ru-RU"/>
        </w:rPr>
        <w:t>_</w:t>
      </w:r>
      <w:r>
        <w:t>unit</w:t>
      </w:r>
      <w:r w:rsidRPr="006731AE">
        <w:rPr>
          <w:lang w:val="ru-RU"/>
        </w:rPr>
        <w:t xml:space="preserve"> </w:t>
      </w:r>
      <w:r>
        <w:rPr>
          <w:lang w:val="ru-RU"/>
        </w:rPr>
        <w:t>добавлен корректно.</w:t>
      </w:r>
    </w:p>
    <w:p w14:paraId="4B7AFF99" w14:textId="77777777" w:rsidR="00775CE2" w:rsidRDefault="00775CE2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BD77473" w14:textId="7C12BCE7" w:rsidR="00571D40" w:rsidRPr="00571D40" w:rsidRDefault="00571D40" w:rsidP="006406F6">
      <w:pPr>
        <w:pStyle w:val="3"/>
        <w:rPr>
          <w:lang w:val="ru-RU"/>
        </w:rPr>
      </w:pPr>
      <w:bookmarkStart w:id="108" w:name="_Toc162458742"/>
      <w:r w:rsidRPr="00571D40">
        <w:rPr>
          <w:lang w:val="ru-RU"/>
        </w:rPr>
        <w:lastRenderedPageBreak/>
        <w:t xml:space="preserve">Настройка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08"/>
    </w:p>
    <w:p w14:paraId="139B52DF" w14:textId="3C9BBE2B" w:rsidR="00571D40" w:rsidRPr="00571D40" w:rsidRDefault="00AD35C7" w:rsidP="00571D40">
      <w:pPr>
        <w:rPr>
          <w:lang w:val="ru-RU"/>
        </w:rPr>
      </w:pPr>
      <w:r>
        <w:rPr>
          <w:lang w:val="ru-RU"/>
        </w:rPr>
        <w:t>Добавим и на</w:t>
      </w:r>
      <w:r w:rsidR="00753D29">
        <w:rPr>
          <w:lang w:val="ru-RU"/>
        </w:rPr>
        <w:t>строим</w:t>
      </w:r>
      <w:r w:rsidR="00571D40" w:rsidRPr="00571D40">
        <w:rPr>
          <w:lang w:val="ru-RU"/>
        </w:rPr>
        <w:t xml:space="preserve"> </w:t>
      </w:r>
      <w:r w:rsidR="00571D40">
        <w:t>Signal</w:t>
      </w:r>
      <w:r w:rsidR="00571D40" w:rsidRPr="00571D40">
        <w:rPr>
          <w:lang w:val="ru-RU"/>
        </w:rPr>
        <w:t xml:space="preserve"> </w:t>
      </w:r>
      <w:r w:rsidR="00571D40">
        <w:t>Tap</w:t>
      </w:r>
      <w:r w:rsidR="00571D40" w:rsidRPr="00571D40">
        <w:rPr>
          <w:lang w:val="ru-RU"/>
        </w:rPr>
        <w:t xml:space="preserve"> </w:t>
      </w:r>
      <w:r w:rsidR="00571D40">
        <w:t>II</w:t>
      </w:r>
      <w:r w:rsidR="00571D40" w:rsidRPr="00571D40">
        <w:rPr>
          <w:lang w:val="ru-RU"/>
        </w:rPr>
        <w:t xml:space="preserve">, </w:t>
      </w:r>
      <w:r w:rsidR="00DB2A60">
        <w:rPr>
          <w:lang w:val="ru-RU"/>
        </w:rPr>
        <w:t>чтобы произвести отладку на плате</w:t>
      </w:r>
      <w:r w:rsidR="00571D40" w:rsidRPr="00571D40">
        <w:rPr>
          <w:lang w:val="ru-RU"/>
        </w:rPr>
        <w:t>:</w:t>
      </w:r>
    </w:p>
    <w:p w14:paraId="48C6E87D" w14:textId="16DF3BB9" w:rsidR="00571D40" w:rsidRPr="00F34BD9" w:rsidRDefault="00364368" w:rsidP="00571D40">
      <w:pPr>
        <w:keepNext/>
        <w:ind w:firstLine="0"/>
        <w:jc w:val="center"/>
      </w:pPr>
      <w:r w:rsidRPr="00364368">
        <w:rPr>
          <w:noProof/>
        </w:rPr>
        <w:drawing>
          <wp:inline distT="0" distB="0" distL="0" distR="0" wp14:anchorId="0D02F8FC" wp14:editId="3B1602D9">
            <wp:extent cx="5940425" cy="2099945"/>
            <wp:effectExtent l="0" t="0" r="3175" b="0"/>
            <wp:docPr id="1848163255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3255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516" w14:textId="36D95C65" w:rsidR="00571D40" w:rsidRPr="00EB6399" w:rsidRDefault="00571D40" w:rsidP="00571D40">
      <w:pPr>
        <w:pStyle w:val="a4"/>
        <w:rPr>
          <w:lang w:val="ru-RU"/>
        </w:rPr>
      </w:pPr>
      <w:bookmarkStart w:id="109" w:name="_Toc162458774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B21C90" w:rsidRPr="002A7BF6">
        <w:rPr>
          <w:noProof/>
          <w:lang w:val="ru-RU"/>
        </w:rPr>
        <w:t>30</w:t>
      </w:r>
      <w:r>
        <w:fldChar w:fldCharType="end"/>
      </w:r>
      <w:r w:rsidRPr="00571D40">
        <w:rPr>
          <w:lang w:val="ru-RU"/>
        </w:rPr>
        <w:t xml:space="preserve"> – Настройка окна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09"/>
    </w:p>
    <w:p w14:paraId="43278580" w14:textId="795E284B" w:rsidR="00A1628D" w:rsidRPr="00A1628D" w:rsidRDefault="00032E57" w:rsidP="00A1628D">
      <w:pPr>
        <w:rPr>
          <w:lang w:val="ru-RU"/>
        </w:rPr>
      </w:pPr>
      <w:r w:rsidRPr="005D7731">
        <w:rPr>
          <w:lang w:val="ru-RU"/>
        </w:rPr>
        <w:t>*</w:t>
      </w:r>
      <w:r w:rsidR="00A1628D">
        <w:rPr>
          <w:lang w:val="ru-RU"/>
        </w:rPr>
        <w:t xml:space="preserve">Момент захвата данных синхронизируем по </w:t>
      </w:r>
      <w:r w:rsidR="00A1628D">
        <w:t>rese</w:t>
      </w:r>
      <w:r w:rsidR="00AE64E9">
        <w:t>t</w:t>
      </w:r>
    </w:p>
    <w:p w14:paraId="1232FCBB" w14:textId="77777777" w:rsidR="00571D40" w:rsidRPr="00571D40" w:rsidRDefault="00571D40" w:rsidP="006406F6">
      <w:pPr>
        <w:pStyle w:val="3"/>
        <w:rPr>
          <w:lang w:val="ru-RU"/>
        </w:rPr>
      </w:pPr>
      <w:bookmarkStart w:id="110" w:name="_Toc162458743"/>
      <w:r w:rsidRPr="00571D40">
        <w:rPr>
          <w:lang w:val="ru-RU"/>
        </w:rPr>
        <w:t xml:space="preserve">Тестирование на плате средствами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10"/>
    </w:p>
    <w:p w14:paraId="49164C74" w14:textId="77777777" w:rsidR="00571D40" w:rsidRPr="00571D40" w:rsidRDefault="00571D40" w:rsidP="00571D40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77FD2A8" w14:textId="160A4530" w:rsidR="00571D40" w:rsidRDefault="00871B77" w:rsidP="00571D40">
      <w:pPr>
        <w:pStyle w:val="a4"/>
      </w:pPr>
      <w:r w:rsidRPr="00871B77">
        <w:rPr>
          <w:noProof/>
        </w:rPr>
        <w:drawing>
          <wp:inline distT="0" distB="0" distL="0" distR="0" wp14:anchorId="230D0D98" wp14:editId="46CF3AD0">
            <wp:extent cx="3686689" cy="943107"/>
            <wp:effectExtent l="0" t="0" r="0" b="9525"/>
            <wp:docPr id="128109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99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309" w14:textId="40CCC3C0" w:rsidR="00571D40" w:rsidRPr="00571D40" w:rsidRDefault="00571D40" w:rsidP="00571D40">
      <w:pPr>
        <w:pStyle w:val="a4"/>
        <w:rPr>
          <w:lang w:val="ru-RU"/>
        </w:rPr>
      </w:pPr>
      <w:bookmarkStart w:id="111" w:name="_Toc162458775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B21C90" w:rsidRPr="002A7BF6">
        <w:rPr>
          <w:noProof/>
          <w:lang w:val="ru-RU"/>
        </w:rPr>
        <w:t>31</w:t>
      </w:r>
      <w:r>
        <w:fldChar w:fldCharType="end"/>
      </w:r>
      <w:r w:rsidRPr="00571D40">
        <w:rPr>
          <w:lang w:val="ru-RU"/>
        </w:rPr>
        <w:t xml:space="preserve"> – </w:t>
      </w:r>
      <w:r w:rsidRPr="00571D40">
        <w:rPr>
          <w:noProof/>
          <w:lang w:val="ru-RU"/>
        </w:rPr>
        <w:t>Временные характеристики устройства</w:t>
      </w:r>
      <w:bookmarkEnd w:id="111"/>
    </w:p>
    <w:p w14:paraId="016711CA" w14:textId="7F3E2A33" w:rsidR="00571D40" w:rsidRPr="006229F3" w:rsidRDefault="00571D40" w:rsidP="00571D40">
      <w:pPr>
        <w:rPr>
          <w:lang w:val="ru-RU"/>
        </w:rPr>
      </w:pPr>
      <w:r w:rsidRPr="00571D40">
        <w:rPr>
          <w:lang w:val="ru-RU"/>
        </w:rPr>
        <w:t xml:space="preserve">Теперь запустим и выполним проверку корректности работы программы на плате. </w:t>
      </w:r>
      <w:r w:rsidRPr="006229F3">
        <w:rPr>
          <w:lang w:val="ru-RU"/>
        </w:rPr>
        <w:t>Выполним загрузку разработанного модуля на плату и запустим тестирование:</w:t>
      </w:r>
    </w:p>
    <w:p w14:paraId="6A222D0D" w14:textId="2D0061CB" w:rsidR="00571D40" w:rsidRPr="00553D34" w:rsidRDefault="00553D34" w:rsidP="00B71150">
      <w:pPr>
        <w:pStyle w:val="a4"/>
        <w:rPr>
          <w:lang w:val="ru-RU"/>
        </w:rPr>
      </w:pPr>
      <w:r w:rsidRPr="00553D34">
        <w:rPr>
          <w:lang w:val="ru-RU"/>
        </w:rPr>
        <w:drawing>
          <wp:inline distT="0" distB="0" distL="0" distR="0" wp14:anchorId="02B47733" wp14:editId="37EFDD5F">
            <wp:extent cx="5940425" cy="949325"/>
            <wp:effectExtent l="0" t="0" r="3175" b="3175"/>
            <wp:docPr id="166511224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224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88E" w14:textId="1DD4F264" w:rsidR="00571D40" w:rsidRDefault="00571D40" w:rsidP="00B71150">
      <w:pPr>
        <w:pStyle w:val="a4"/>
        <w:rPr>
          <w:lang w:val="ru-RU"/>
        </w:rPr>
      </w:pPr>
      <w:bookmarkStart w:id="112" w:name="_Toc162458776"/>
      <w:r w:rsidRPr="00553D34">
        <w:rPr>
          <w:lang w:val="ru-RU"/>
        </w:rPr>
        <w:t xml:space="preserve">Рис. </w:t>
      </w:r>
      <w:r>
        <w:fldChar w:fldCharType="begin"/>
      </w:r>
      <w:r w:rsidRPr="00553D34">
        <w:rPr>
          <w:lang w:val="ru-RU"/>
        </w:rPr>
        <w:instrText xml:space="preserve"> </w:instrText>
      </w:r>
      <w:r>
        <w:instrText>SEQ</w:instrText>
      </w:r>
      <w:r w:rsidRPr="00553D34">
        <w:rPr>
          <w:lang w:val="ru-RU"/>
        </w:rPr>
        <w:instrText xml:space="preserve"> Рис. \* </w:instrText>
      </w:r>
      <w:r>
        <w:instrText>ARABIC</w:instrText>
      </w:r>
      <w:r w:rsidRPr="00553D34">
        <w:rPr>
          <w:lang w:val="ru-RU"/>
        </w:rPr>
        <w:instrText xml:space="preserve"> </w:instrText>
      </w:r>
      <w:r>
        <w:fldChar w:fldCharType="separate"/>
      </w:r>
      <w:r w:rsidR="00B21C90">
        <w:rPr>
          <w:noProof/>
        </w:rPr>
        <w:t>32</w:t>
      </w:r>
      <w:r>
        <w:fldChar w:fldCharType="end"/>
      </w:r>
      <w:r w:rsidRPr="0052102C">
        <w:rPr>
          <w:lang w:val="ru-RU"/>
        </w:rPr>
        <w:t xml:space="preserve"> – Результат </w:t>
      </w:r>
      <w:r w:rsidR="007764AF">
        <w:t>Signal Tap</w:t>
      </w:r>
      <w:r w:rsidRPr="0052102C">
        <w:rPr>
          <w:lang w:val="ru-RU"/>
        </w:rPr>
        <w:t xml:space="preserve"> </w:t>
      </w:r>
      <w:r>
        <w:t>II</w:t>
      </w:r>
      <w:bookmarkEnd w:id="112"/>
    </w:p>
    <w:p w14:paraId="23FD062B" w14:textId="31633736" w:rsidR="0052102C" w:rsidRPr="0052102C" w:rsidRDefault="0052102C" w:rsidP="00280658">
      <w:pPr>
        <w:rPr>
          <w:lang w:val="ru-RU"/>
        </w:rPr>
      </w:pPr>
      <w:r>
        <w:rPr>
          <w:lang w:val="ru-RU"/>
        </w:rPr>
        <w:t xml:space="preserve">Полученная временная диаграмма совпадает с той, что была получена в ходе тестирования проекта средствами </w:t>
      </w:r>
      <w:r>
        <w:t>ModelSim</w:t>
      </w:r>
      <w:r w:rsidRPr="0052102C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_Ref162284485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B07A1C">
        <w:rPr>
          <w:lang w:val="ru-RU"/>
        </w:rPr>
        <w:t xml:space="preserve">Рис. </w:t>
      </w:r>
      <w:r w:rsidRPr="0052102C">
        <w:rPr>
          <w:noProof/>
          <w:lang w:val="ru-RU"/>
        </w:rPr>
        <w:t>27</w:t>
      </w:r>
      <w:r>
        <w:rPr>
          <w:lang w:val="ru-RU"/>
        </w:rPr>
        <w:fldChar w:fldCharType="end"/>
      </w:r>
      <w:r>
        <w:rPr>
          <w:lang w:val="ru-RU"/>
        </w:rPr>
        <w:t>)</w:t>
      </w:r>
      <w:r w:rsidR="00D140C5">
        <w:rPr>
          <w:lang w:val="ru-RU"/>
        </w:rPr>
        <w:t>.</w:t>
      </w:r>
      <w:r w:rsidR="008A758E">
        <w:rPr>
          <w:lang w:val="ru-RU"/>
        </w:rPr>
        <w:t xml:space="preserve"> Данные поступают и передаются на приёмник корректно</w:t>
      </w:r>
      <w:r w:rsidR="005C3245">
        <w:rPr>
          <w:lang w:val="ru-RU"/>
        </w:rPr>
        <w:t>.</w:t>
      </w:r>
    </w:p>
    <w:p w14:paraId="25ECE6E0" w14:textId="4AC70964" w:rsidR="00B76588" w:rsidRPr="00386043" w:rsidRDefault="00B76588" w:rsidP="00280658">
      <w:pPr>
        <w:rPr>
          <w:lang w:val="ru-RU"/>
        </w:rPr>
      </w:pPr>
      <w:r w:rsidRPr="00386043">
        <w:rPr>
          <w:lang w:val="ru-RU"/>
        </w:rPr>
        <w:t xml:space="preserve">Проверим, что в системных </w:t>
      </w:r>
      <w:r w:rsidR="00902B75">
        <w:rPr>
          <w:lang w:val="ru-RU"/>
        </w:rPr>
        <w:t>путях</w:t>
      </w:r>
      <w:r w:rsidRPr="00386043">
        <w:rPr>
          <w:lang w:val="ru-RU"/>
        </w:rPr>
        <w:t xml:space="preserve"> есть все необходимые файлы</w:t>
      </w:r>
      <w:r w:rsidR="00C952C9" w:rsidRPr="00386043">
        <w:rPr>
          <w:lang w:val="ru-RU"/>
        </w:rPr>
        <w:t>:</w:t>
      </w:r>
    </w:p>
    <w:p w14:paraId="3BBB1EE0" w14:textId="42983A79" w:rsidR="007F558A" w:rsidRDefault="007271E6" w:rsidP="008A7862">
      <w:pPr>
        <w:pStyle w:val="a4"/>
      </w:pPr>
      <w:r w:rsidRPr="007271E6">
        <w:rPr>
          <w:noProof/>
        </w:rPr>
        <w:lastRenderedPageBreak/>
        <w:drawing>
          <wp:inline distT="0" distB="0" distL="0" distR="0" wp14:anchorId="65081AAF" wp14:editId="0D0570CB">
            <wp:extent cx="5940425" cy="3338195"/>
            <wp:effectExtent l="0" t="0" r="3175" b="0"/>
            <wp:docPr id="1652098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98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92D" w14:textId="41C7333F" w:rsidR="001B1F84" w:rsidRPr="00171659" w:rsidRDefault="007F558A" w:rsidP="008A7862">
      <w:pPr>
        <w:pStyle w:val="a4"/>
        <w:rPr>
          <w:lang w:val="ru-RU"/>
        </w:rPr>
      </w:pPr>
      <w:bookmarkStart w:id="113" w:name="_Toc161170207"/>
      <w:bookmarkStart w:id="114" w:name="_Toc162458777"/>
      <w:r w:rsidRPr="00171659">
        <w:rPr>
          <w:lang w:val="ru-RU"/>
        </w:rPr>
        <w:t xml:space="preserve">Рис. </w:t>
      </w:r>
      <w:r>
        <w:fldChar w:fldCharType="begin"/>
      </w:r>
      <w:r w:rsidRPr="00171659">
        <w:rPr>
          <w:lang w:val="ru-RU"/>
        </w:rPr>
        <w:instrText xml:space="preserve"> </w:instrText>
      </w:r>
      <w:r>
        <w:instrText>SEQ</w:instrText>
      </w:r>
      <w:r w:rsidRPr="00171659">
        <w:rPr>
          <w:lang w:val="ru-RU"/>
        </w:rPr>
        <w:instrText xml:space="preserve"> Рис. \* </w:instrText>
      </w:r>
      <w:r>
        <w:instrText>ARABIC</w:instrText>
      </w:r>
      <w:r w:rsidRPr="00171659">
        <w:rPr>
          <w:lang w:val="ru-RU"/>
        </w:rPr>
        <w:instrText xml:space="preserve"> </w:instrText>
      </w:r>
      <w:r>
        <w:fldChar w:fldCharType="separate"/>
      </w:r>
      <w:r w:rsidR="00B21C90">
        <w:rPr>
          <w:noProof/>
        </w:rPr>
        <w:t>33</w:t>
      </w:r>
      <w:r>
        <w:rPr>
          <w:noProof/>
        </w:rPr>
        <w:fldChar w:fldCharType="end"/>
      </w:r>
      <w:r w:rsidRPr="00171659">
        <w:rPr>
          <w:lang w:val="ru-RU"/>
        </w:rPr>
        <w:t xml:space="preserve"> – Анализ рабочей папки проекта</w:t>
      </w:r>
      <w:bookmarkEnd w:id="113"/>
      <w:bookmarkEnd w:id="114"/>
    </w:p>
    <w:p w14:paraId="51C1D710" w14:textId="77777777" w:rsidR="001B1F84" w:rsidRPr="00171659" w:rsidRDefault="001B1F84" w:rsidP="00280658">
      <w:pPr>
        <w:rPr>
          <w:rFonts w:eastAsia="Times New Roman"/>
          <w:szCs w:val="16"/>
          <w:lang w:val="ru-RU"/>
        </w:rPr>
      </w:pPr>
      <w:r w:rsidRPr="00171659">
        <w:rPr>
          <w:lang w:val="ru-RU"/>
        </w:rPr>
        <w:br w:type="page"/>
      </w:r>
    </w:p>
    <w:p w14:paraId="20EBBA27" w14:textId="77007574" w:rsidR="00AC5CE7" w:rsidRDefault="00EB2FE9" w:rsidP="00B01553">
      <w:pPr>
        <w:pStyle w:val="1"/>
        <w:rPr>
          <w:lang w:val="ru-RU"/>
        </w:rPr>
      </w:pPr>
      <w:bookmarkStart w:id="115" w:name="_Toc161170176"/>
      <w:bookmarkStart w:id="116" w:name="_Toc162458744"/>
      <w:proofErr w:type="spellStart"/>
      <w:r>
        <w:lastRenderedPageBreak/>
        <w:t>Вывод</w:t>
      </w:r>
      <w:bookmarkEnd w:id="115"/>
      <w:bookmarkEnd w:id="116"/>
      <w:proofErr w:type="spellEnd"/>
    </w:p>
    <w:p w14:paraId="2B8A13B8" w14:textId="0C482225" w:rsidR="00B01553" w:rsidRPr="00B01553" w:rsidRDefault="00D55A3C" w:rsidP="00607A37">
      <w:pPr>
        <w:rPr>
          <w:lang w:val="ru-RU"/>
        </w:rPr>
      </w:pPr>
      <w:r>
        <w:rPr>
          <w:lang w:val="ru-RU"/>
        </w:rPr>
        <w:t xml:space="preserve">В ходе лабораторной работы была успешна система, представленная на </w:t>
      </w:r>
      <w:r w:rsidR="00B868A6">
        <w:rPr>
          <w:lang w:val="ru-RU"/>
        </w:rPr>
        <w:fldChar w:fldCharType="begin"/>
      </w:r>
      <w:r w:rsidR="00B868A6">
        <w:rPr>
          <w:lang w:val="ru-RU"/>
        </w:rPr>
        <w:instrText xml:space="preserve"> REF _Ref162459391 \h </w:instrText>
      </w:r>
      <w:r w:rsidR="00B868A6">
        <w:rPr>
          <w:lang w:val="ru-RU"/>
        </w:rPr>
      </w:r>
      <w:r w:rsidR="00B868A6">
        <w:rPr>
          <w:lang w:val="ru-RU"/>
        </w:rPr>
        <w:fldChar w:fldCharType="separate"/>
      </w:r>
      <w:r w:rsidR="00B868A6" w:rsidRPr="00B868A6">
        <w:rPr>
          <w:lang w:val="ru-RU"/>
        </w:rPr>
        <w:t xml:space="preserve">Рис. </w:t>
      </w:r>
      <w:r w:rsidR="00B868A6" w:rsidRPr="00B868A6">
        <w:rPr>
          <w:noProof/>
          <w:lang w:val="ru-RU"/>
        </w:rPr>
        <w:t>1</w:t>
      </w:r>
      <w:r w:rsidR="00B868A6">
        <w:rPr>
          <w:lang w:val="ru-RU"/>
        </w:rPr>
        <w:fldChar w:fldCharType="end"/>
      </w:r>
      <w:r>
        <w:rPr>
          <w:lang w:val="ru-RU"/>
        </w:rPr>
        <w:t>.</w:t>
      </w:r>
    </w:p>
    <w:p w14:paraId="43966608" w14:textId="1ACE5D2B" w:rsidR="00B01553" w:rsidRPr="00B01553" w:rsidRDefault="00B01553" w:rsidP="00607A37">
      <w:pPr>
        <w:rPr>
          <w:lang w:val="ru-RU"/>
        </w:rPr>
      </w:pPr>
      <w:r w:rsidRPr="00B01553">
        <w:rPr>
          <w:lang w:val="ru-RU"/>
        </w:rPr>
        <w:t>Система демонстрирует эффективную передачу данных между источником (</w:t>
      </w:r>
      <w:proofErr w:type="spellStart"/>
      <w:r w:rsidRPr="00B01553">
        <w:rPr>
          <w:lang w:val="ru-RU"/>
        </w:rPr>
        <w:t>ST_source</w:t>
      </w:r>
      <w:proofErr w:type="spellEnd"/>
      <w:r w:rsidRPr="00B01553">
        <w:rPr>
          <w:lang w:val="ru-RU"/>
        </w:rPr>
        <w:t>) и приемником (</w:t>
      </w:r>
      <w:proofErr w:type="spellStart"/>
      <w:r w:rsidRPr="00B01553">
        <w:rPr>
          <w:lang w:val="ru-RU"/>
        </w:rPr>
        <w:t>ST_sink</w:t>
      </w:r>
      <w:proofErr w:type="spellEnd"/>
      <w:r w:rsidRPr="00B01553">
        <w:rPr>
          <w:lang w:val="ru-RU"/>
        </w:rPr>
        <w:t xml:space="preserve">) с использованием буферизации через FIFO. Модуль </w:t>
      </w:r>
      <w:proofErr w:type="spellStart"/>
      <w:r w:rsidRPr="00B01553">
        <w:rPr>
          <w:lang w:val="ru-RU"/>
        </w:rPr>
        <w:t>ST_source</w:t>
      </w:r>
      <w:proofErr w:type="spellEnd"/>
      <w:r w:rsidRPr="00B01553">
        <w:rPr>
          <w:lang w:val="ru-RU"/>
        </w:rPr>
        <w:t xml:space="preserve"> функционирует как источник данных, генерируя выходные данные и уведомляя о их готовности через активацию сигнала aso_out0_valid. Сигнал aso_out0_valid периодически активируется, каждые 16 тактов, что указывает на появление новых данных для передачи.</w:t>
      </w:r>
    </w:p>
    <w:p w14:paraId="3BE286DE" w14:textId="3171371B" w:rsidR="00B01553" w:rsidRPr="00B01553" w:rsidRDefault="00B01553" w:rsidP="00607A37">
      <w:pPr>
        <w:rPr>
          <w:lang w:val="ru-RU"/>
        </w:rPr>
      </w:pPr>
      <w:r w:rsidRPr="00B01553">
        <w:rPr>
          <w:lang w:val="ru-RU"/>
        </w:rPr>
        <w:t xml:space="preserve">С другой стороны, модуль </w:t>
      </w:r>
      <w:proofErr w:type="spellStart"/>
      <w:r w:rsidRPr="00B01553">
        <w:rPr>
          <w:lang w:val="ru-RU"/>
        </w:rPr>
        <w:t>ST_sink</w:t>
      </w:r>
      <w:proofErr w:type="spellEnd"/>
      <w:r w:rsidRPr="00B01553">
        <w:rPr>
          <w:lang w:val="ru-RU"/>
        </w:rPr>
        <w:t xml:space="preserve"> работает как приемник данных, готовый принимать данные только при наличии готовности от модуля </w:t>
      </w:r>
      <w:proofErr w:type="spellStart"/>
      <w:r w:rsidRPr="00B01553">
        <w:rPr>
          <w:lang w:val="ru-RU"/>
        </w:rPr>
        <w:t>ST_source</w:t>
      </w:r>
      <w:proofErr w:type="spellEnd"/>
      <w:r w:rsidRPr="00B01553">
        <w:rPr>
          <w:lang w:val="ru-RU"/>
        </w:rPr>
        <w:t xml:space="preserve">. Он активизирует сигнал asi_in0_ready для уведомления об источнике о своей готовности принять данные и обновляет свой выходной сигнал coe_c0_Dout только при наличии действительных данных от </w:t>
      </w:r>
      <w:proofErr w:type="spellStart"/>
      <w:r w:rsidRPr="00B01553">
        <w:rPr>
          <w:lang w:val="ru-RU"/>
        </w:rPr>
        <w:t>ST_source</w:t>
      </w:r>
      <w:proofErr w:type="spellEnd"/>
      <w:r w:rsidRPr="00B01553">
        <w:rPr>
          <w:lang w:val="ru-RU"/>
        </w:rPr>
        <w:t>.</w:t>
      </w:r>
    </w:p>
    <w:p w14:paraId="0CA5458A" w14:textId="5413EB52" w:rsidR="00B01553" w:rsidRPr="00B01553" w:rsidRDefault="00B01553" w:rsidP="00607A37">
      <w:pPr>
        <w:rPr>
          <w:lang w:val="ru-RU"/>
        </w:rPr>
      </w:pPr>
      <w:r w:rsidRPr="00B01553">
        <w:rPr>
          <w:lang w:val="ru-RU"/>
        </w:rPr>
        <w:t xml:space="preserve">Промежуточное звено, FIFO, обеспечивает буферизацию данных между источником и приемником. Сигнал </w:t>
      </w:r>
      <w:proofErr w:type="spellStart"/>
      <w:r w:rsidRPr="00B01553">
        <w:rPr>
          <w:lang w:val="ru-RU"/>
        </w:rPr>
        <w:t>in_valid</w:t>
      </w:r>
      <w:proofErr w:type="spellEnd"/>
      <w:r w:rsidRPr="00B01553">
        <w:rPr>
          <w:lang w:val="ru-RU"/>
        </w:rPr>
        <w:t xml:space="preserve"> активируется при поступлении новых данных для записи в FIFO, в то время как сигнал </w:t>
      </w:r>
      <w:proofErr w:type="spellStart"/>
      <w:r w:rsidRPr="00B01553">
        <w:rPr>
          <w:lang w:val="ru-RU"/>
        </w:rPr>
        <w:t>out_valid</w:t>
      </w:r>
      <w:proofErr w:type="spellEnd"/>
      <w:r w:rsidRPr="00B01553">
        <w:rPr>
          <w:lang w:val="ru-RU"/>
        </w:rPr>
        <w:t xml:space="preserve"> указывает на готовность FIFO к передаче данных приемнику. FIFO успешно передает данные в </w:t>
      </w:r>
      <w:proofErr w:type="spellStart"/>
      <w:r w:rsidRPr="00B01553">
        <w:rPr>
          <w:lang w:val="ru-RU"/>
        </w:rPr>
        <w:t>ST_sink</w:t>
      </w:r>
      <w:proofErr w:type="spellEnd"/>
      <w:r w:rsidRPr="00B01553">
        <w:rPr>
          <w:lang w:val="ru-RU"/>
        </w:rPr>
        <w:t xml:space="preserve"> только тогда, когда приемник готов принять их.</w:t>
      </w:r>
    </w:p>
    <w:p w14:paraId="004B3A14" w14:textId="3B696439" w:rsidR="005069F7" w:rsidRPr="005069F7" w:rsidRDefault="00B01553" w:rsidP="00B01553">
      <w:pPr>
        <w:rPr>
          <w:lang w:val="ru-RU"/>
        </w:rPr>
      </w:pPr>
      <w:r w:rsidRPr="00B01553">
        <w:rPr>
          <w:lang w:val="ru-RU"/>
        </w:rPr>
        <w:t>Таким образом, система обеспечивает синхронную и надежную передачу данных между источником и приемником, используя FIFO для управления потоком данных и согласования скоростей передачи.</w:t>
      </w:r>
    </w:p>
    <w:sectPr w:rsidR="005069F7" w:rsidRPr="005069F7" w:rsidSect="000B1F13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5460D" w14:textId="77777777" w:rsidR="000B1F13" w:rsidRDefault="000B1F13" w:rsidP="00280658">
      <w:r>
        <w:separator/>
      </w:r>
    </w:p>
  </w:endnote>
  <w:endnote w:type="continuationSeparator" w:id="0">
    <w:p w14:paraId="1F502F82" w14:textId="77777777" w:rsidR="000B1F13" w:rsidRDefault="000B1F13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D0C32" w14:textId="77777777" w:rsidR="000B1F13" w:rsidRDefault="000B1F13" w:rsidP="00280658">
      <w:r>
        <w:separator/>
      </w:r>
    </w:p>
  </w:footnote>
  <w:footnote w:type="continuationSeparator" w:id="0">
    <w:p w14:paraId="1B7D9E6C" w14:textId="77777777" w:rsidR="000B1F13" w:rsidRDefault="000B1F13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4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D718F"/>
    <w:multiLevelType w:val="hybridMultilevel"/>
    <w:tmpl w:val="CA80065C"/>
    <w:lvl w:ilvl="0" w:tplc="8F2400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F77BB"/>
    <w:multiLevelType w:val="multilevel"/>
    <w:tmpl w:val="F2600374"/>
    <w:lvl w:ilvl="0">
      <w:start w:val="1"/>
      <w:numFmt w:val="decimal"/>
      <w:pStyle w:val="1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8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9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83449525">
    <w:abstractNumId w:val="3"/>
  </w:num>
  <w:num w:numId="2" w16cid:durableId="2055233219">
    <w:abstractNumId w:val="9"/>
  </w:num>
  <w:num w:numId="3" w16cid:durableId="268968928">
    <w:abstractNumId w:val="4"/>
  </w:num>
  <w:num w:numId="4" w16cid:durableId="755132190">
    <w:abstractNumId w:val="6"/>
  </w:num>
  <w:num w:numId="5" w16cid:durableId="1365597169">
    <w:abstractNumId w:val="0"/>
  </w:num>
  <w:num w:numId="6" w16cid:durableId="811950346">
    <w:abstractNumId w:val="2"/>
  </w:num>
  <w:num w:numId="7" w16cid:durableId="996878870">
    <w:abstractNumId w:val="8"/>
  </w:num>
  <w:num w:numId="8" w16cid:durableId="2134669421">
    <w:abstractNumId w:val="7"/>
  </w:num>
  <w:num w:numId="9" w16cid:durableId="1899515932">
    <w:abstractNumId w:val="1"/>
  </w:num>
  <w:num w:numId="10" w16cid:durableId="8231584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5"/>
  </w:num>
  <w:num w:numId="12" w16cid:durableId="1982472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t Nepo">
    <w15:presenceInfo w15:providerId="Windows Live" w15:userId="3b956cae889607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20A47"/>
    <w:rsid w:val="00032E57"/>
    <w:rsid w:val="000378D7"/>
    <w:rsid w:val="00042825"/>
    <w:rsid w:val="00054E07"/>
    <w:rsid w:val="000575E0"/>
    <w:rsid w:val="00062EF9"/>
    <w:rsid w:val="00063EEF"/>
    <w:rsid w:val="00066B09"/>
    <w:rsid w:val="00081774"/>
    <w:rsid w:val="00084FC2"/>
    <w:rsid w:val="00094AC5"/>
    <w:rsid w:val="000A3611"/>
    <w:rsid w:val="000A5961"/>
    <w:rsid w:val="000B1F13"/>
    <w:rsid w:val="000C235A"/>
    <w:rsid w:val="000C5FBD"/>
    <w:rsid w:val="000E0178"/>
    <w:rsid w:val="000E1E8F"/>
    <w:rsid w:val="000E55A0"/>
    <w:rsid w:val="000F6357"/>
    <w:rsid w:val="0010507A"/>
    <w:rsid w:val="001112A0"/>
    <w:rsid w:val="0011345D"/>
    <w:rsid w:val="00123ACB"/>
    <w:rsid w:val="0014175F"/>
    <w:rsid w:val="001428D4"/>
    <w:rsid w:val="00146C16"/>
    <w:rsid w:val="00152AB2"/>
    <w:rsid w:val="00165215"/>
    <w:rsid w:val="00165426"/>
    <w:rsid w:val="00171659"/>
    <w:rsid w:val="00185474"/>
    <w:rsid w:val="0019661B"/>
    <w:rsid w:val="001A41F1"/>
    <w:rsid w:val="001B1F84"/>
    <w:rsid w:val="001D7AB7"/>
    <w:rsid w:val="001E75FD"/>
    <w:rsid w:val="001F46F8"/>
    <w:rsid w:val="00203729"/>
    <w:rsid w:val="00211FCB"/>
    <w:rsid w:val="00213C45"/>
    <w:rsid w:val="00217C30"/>
    <w:rsid w:val="00224356"/>
    <w:rsid w:val="00232D65"/>
    <w:rsid w:val="002402B4"/>
    <w:rsid w:val="00241FE9"/>
    <w:rsid w:val="002448AD"/>
    <w:rsid w:val="00247579"/>
    <w:rsid w:val="002500B4"/>
    <w:rsid w:val="00261FE0"/>
    <w:rsid w:val="00275B5D"/>
    <w:rsid w:val="00280658"/>
    <w:rsid w:val="00281BFF"/>
    <w:rsid w:val="002866DC"/>
    <w:rsid w:val="00296904"/>
    <w:rsid w:val="002A7BF6"/>
    <w:rsid w:val="002C351F"/>
    <w:rsid w:val="002D2E25"/>
    <w:rsid w:val="002D45DD"/>
    <w:rsid w:val="002E6B72"/>
    <w:rsid w:val="002F0E67"/>
    <w:rsid w:val="002F1DAA"/>
    <w:rsid w:val="002F1F3E"/>
    <w:rsid w:val="002F4192"/>
    <w:rsid w:val="002F5A61"/>
    <w:rsid w:val="0033111D"/>
    <w:rsid w:val="00336B5C"/>
    <w:rsid w:val="0034188A"/>
    <w:rsid w:val="003452DC"/>
    <w:rsid w:val="00355F28"/>
    <w:rsid w:val="00364368"/>
    <w:rsid w:val="00365659"/>
    <w:rsid w:val="00373152"/>
    <w:rsid w:val="003765C9"/>
    <w:rsid w:val="003831F7"/>
    <w:rsid w:val="00385B0D"/>
    <w:rsid w:val="00386043"/>
    <w:rsid w:val="0039669C"/>
    <w:rsid w:val="003A3E77"/>
    <w:rsid w:val="003A7816"/>
    <w:rsid w:val="003B3081"/>
    <w:rsid w:val="003C630F"/>
    <w:rsid w:val="003C6CBF"/>
    <w:rsid w:val="003D365D"/>
    <w:rsid w:val="003D6CF6"/>
    <w:rsid w:val="003E0230"/>
    <w:rsid w:val="003F059D"/>
    <w:rsid w:val="004023BE"/>
    <w:rsid w:val="004108D0"/>
    <w:rsid w:val="004112E7"/>
    <w:rsid w:val="004116AE"/>
    <w:rsid w:val="00413DE0"/>
    <w:rsid w:val="00415BB4"/>
    <w:rsid w:val="00416CA4"/>
    <w:rsid w:val="004303B2"/>
    <w:rsid w:val="004327AD"/>
    <w:rsid w:val="00432D20"/>
    <w:rsid w:val="00434514"/>
    <w:rsid w:val="00441524"/>
    <w:rsid w:val="0044498F"/>
    <w:rsid w:val="00445BA1"/>
    <w:rsid w:val="00446347"/>
    <w:rsid w:val="00452636"/>
    <w:rsid w:val="004553E8"/>
    <w:rsid w:val="004564B8"/>
    <w:rsid w:val="00456983"/>
    <w:rsid w:val="0046440D"/>
    <w:rsid w:val="004661D5"/>
    <w:rsid w:val="00467ED3"/>
    <w:rsid w:val="004751B8"/>
    <w:rsid w:val="00487EC9"/>
    <w:rsid w:val="0049599D"/>
    <w:rsid w:val="004A1A9D"/>
    <w:rsid w:val="004B1D26"/>
    <w:rsid w:val="004B359A"/>
    <w:rsid w:val="004B65AB"/>
    <w:rsid w:val="004B7ED8"/>
    <w:rsid w:val="004C515C"/>
    <w:rsid w:val="004D3ED5"/>
    <w:rsid w:val="004D64C7"/>
    <w:rsid w:val="004F0A75"/>
    <w:rsid w:val="004F3822"/>
    <w:rsid w:val="004F4E02"/>
    <w:rsid w:val="004F7C2A"/>
    <w:rsid w:val="00500D26"/>
    <w:rsid w:val="005069F7"/>
    <w:rsid w:val="0051400E"/>
    <w:rsid w:val="0052102C"/>
    <w:rsid w:val="005222C4"/>
    <w:rsid w:val="005228E8"/>
    <w:rsid w:val="00527509"/>
    <w:rsid w:val="005275EF"/>
    <w:rsid w:val="00530354"/>
    <w:rsid w:val="00531B6F"/>
    <w:rsid w:val="00550E35"/>
    <w:rsid w:val="005517D9"/>
    <w:rsid w:val="00553D34"/>
    <w:rsid w:val="0055515E"/>
    <w:rsid w:val="00556A20"/>
    <w:rsid w:val="00564AF7"/>
    <w:rsid w:val="0056700D"/>
    <w:rsid w:val="00571D0C"/>
    <w:rsid w:val="00571D40"/>
    <w:rsid w:val="005720A4"/>
    <w:rsid w:val="00576761"/>
    <w:rsid w:val="00580AB3"/>
    <w:rsid w:val="00582345"/>
    <w:rsid w:val="00585A9C"/>
    <w:rsid w:val="005870FD"/>
    <w:rsid w:val="005B0289"/>
    <w:rsid w:val="005B6D7E"/>
    <w:rsid w:val="005C3245"/>
    <w:rsid w:val="005D054B"/>
    <w:rsid w:val="005D0F9D"/>
    <w:rsid w:val="005D3963"/>
    <w:rsid w:val="005D63A6"/>
    <w:rsid w:val="005D6853"/>
    <w:rsid w:val="005D7731"/>
    <w:rsid w:val="005D7E60"/>
    <w:rsid w:val="005D7F44"/>
    <w:rsid w:val="005E7475"/>
    <w:rsid w:val="005F0AB3"/>
    <w:rsid w:val="005F0DDE"/>
    <w:rsid w:val="005F3E14"/>
    <w:rsid w:val="00607A37"/>
    <w:rsid w:val="00620B7E"/>
    <w:rsid w:val="00621F1A"/>
    <w:rsid w:val="00622020"/>
    <w:rsid w:val="006229F3"/>
    <w:rsid w:val="006403C1"/>
    <w:rsid w:val="006406F6"/>
    <w:rsid w:val="00642976"/>
    <w:rsid w:val="00647F62"/>
    <w:rsid w:val="006511D6"/>
    <w:rsid w:val="0065466B"/>
    <w:rsid w:val="00654CDA"/>
    <w:rsid w:val="00672A7B"/>
    <w:rsid w:val="0068062D"/>
    <w:rsid w:val="00687675"/>
    <w:rsid w:val="00695B3D"/>
    <w:rsid w:val="006A32A3"/>
    <w:rsid w:val="006A475A"/>
    <w:rsid w:val="006A4EBF"/>
    <w:rsid w:val="006A6D07"/>
    <w:rsid w:val="006B0B25"/>
    <w:rsid w:val="006B30E9"/>
    <w:rsid w:val="006C6395"/>
    <w:rsid w:val="006C7750"/>
    <w:rsid w:val="006D6600"/>
    <w:rsid w:val="00710894"/>
    <w:rsid w:val="0071495D"/>
    <w:rsid w:val="00714BB2"/>
    <w:rsid w:val="0071597F"/>
    <w:rsid w:val="00716DD1"/>
    <w:rsid w:val="00717455"/>
    <w:rsid w:val="007271E6"/>
    <w:rsid w:val="007342BF"/>
    <w:rsid w:val="007376BE"/>
    <w:rsid w:val="00750D64"/>
    <w:rsid w:val="007523ED"/>
    <w:rsid w:val="00753D29"/>
    <w:rsid w:val="007554B4"/>
    <w:rsid w:val="007570E7"/>
    <w:rsid w:val="00763B8E"/>
    <w:rsid w:val="00764681"/>
    <w:rsid w:val="00764A43"/>
    <w:rsid w:val="00771DC7"/>
    <w:rsid w:val="00775CE2"/>
    <w:rsid w:val="00775F7A"/>
    <w:rsid w:val="007764AF"/>
    <w:rsid w:val="007766B6"/>
    <w:rsid w:val="0078019C"/>
    <w:rsid w:val="00781B93"/>
    <w:rsid w:val="00783F60"/>
    <w:rsid w:val="0078560F"/>
    <w:rsid w:val="00787B7F"/>
    <w:rsid w:val="007A0B49"/>
    <w:rsid w:val="007A501A"/>
    <w:rsid w:val="007B3D50"/>
    <w:rsid w:val="007C0A51"/>
    <w:rsid w:val="007D3EEF"/>
    <w:rsid w:val="007E0C0B"/>
    <w:rsid w:val="007E3464"/>
    <w:rsid w:val="007E3697"/>
    <w:rsid w:val="007F1982"/>
    <w:rsid w:val="007F558A"/>
    <w:rsid w:val="00800DA9"/>
    <w:rsid w:val="00812514"/>
    <w:rsid w:val="00815249"/>
    <w:rsid w:val="00841626"/>
    <w:rsid w:val="00842F52"/>
    <w:rsid w:val="00846B2D"/>
    <w:rsid w:val="00850150"/>
    <w:rsid w:val="00851975"/>
    <w:rsid w:val="008528FD"/>
    <w:rsid w:val="00856692"/>
    <w:rsid w:val="00863240"/>
    <w:rsid w:val="00863D1F"/>
    <w:rsid w:val="00871B77"/>
    <w:rsid w:val="008729E1"/>
    <w:rsid w:val="008731C2"/>
    <w:rsid w:val="00873640"/>
    <w:rsid w:val="0088545F"/>
    <w:rsid w:val="00891787"/>
    <w:rsid w:val="008A1DED"/>
    <w:rsid w:val="008A5754"/>
    <w:rsid w:val="008A758E"/>
    <w:rsid w:val="008A7862"/>
    <w:rsid w:val="008C0773"/>
    <w:rsid w:val="008C13EE"/>
    <w:rsid w:val="008C5AC5"/>
    <w:rsid w:val="008C6365"/>
    <w:rsid w:val="008C73C9"/>
    <w:rsid w:val="008C752D"/>
    <w:rsid w:val="008D27CD"/>
    <w:rsid w:val="008D7C07"/>
    <w:rsid w:val="008E3BC2"/>
    <w:rsid w:val="008E42E5"/>
    <w:rsid w:val="008E5EB7"/>
    <w:rsid w:val="008F4DCA"/>
    <w:rsid w:val="00902B75"/>
    <w:rsid w:val="009052DB"/>
    <w:rsid w:val="00920EE5"/>
    <w:rsid w:val="0092172E"/>
    <w:rsid w:val="00922066"/>
    <w:rsid w:val="00922823"/>
    <w:rsid w:val="00927B57"/>
    <w:rsid w:val="009461D0"/>
    <w:rsid w:val="009466F9"/>
    <w:rsid w:val="00952573"/>
    <w:rsid w:val="00952AEE"/>
    <w:rsid w:val="00964B59"/>
    <w:rsid w:val="00990BF3"/>
    <w:rsid w:val="00992EBD"/>
    <w:rsid w:val="009A3D54"/>
    <w:rsid w:val="009A72B3"/>
    <w:rsid w:val="009B2EF8"/>
    <w:rsid w:val="009B7378"/>
    <w:rsid w:val="009C42BE"/>
    <w:rsid w:val="009C668E"/>
    <w:rsid w:val="009D109F"/>
    <w:rsid w:val="009D759D"/>
    <w:rsid w:val="009E76E1"/>
    <w:rsid w:val="009F13D3"/>
    <w:rsid w:val="009F4088"/>
    <w:rsid w:val="009F7682"/>
    <w:rsid w:val="00A1628D"/>
    <w:rsid w:val="00A16598"/>
    <w:rsid w:val="00A21A92"/>
    <w:rsid w:val="00A40D95"/>
    <w:rsid w:val="00A4762F"/>
    <w:rsid w:val="00A5019A"/>
    <w:rsid w:val="00A5131B"/>
    <w:rsid w:val="00A705AB"/>
    <w:rsid w:val="00A817DD"/>
    <w:rsid w:val="00A81B25"/>
    <w:rsid w:val="00A94D95"/>
    <w:rsid w:val="00A94DF4"/>
    <w:rsid w:val="00A9678C"/>
    <w:rsid w:val="00A96B29"/>
    <w:rsid w:val="00A96B93"/>
    <w:rsid w:val="00AA2A0C"/>
    <w:rsid w:val="00AA527D"/>
    <w:rsid w:val="00AB3D5E"/>
    <w:rsid w:val="00AC35A5"/>
    <w:rsid w:val="00AC5CE7"/>
    <w:rsid w:val="00AC78F0"/>
    <w:rsid w:val="00AD35C7"/>
    <w:rsid w:val="00AD5042"/>
    <w:rsid w:val="00AD5B93"/>
    <w:rsid w:val="00AE64E9"/>
    <w:rsid w:val="00B00507"/>
    <w:rsid w:val="00B01553"/>
    <w:rsid w:val="00B040E1"/>
    <w:rsid w:val="00B064AC"/>
    <w:rsid w:val="00B078B6"/>
    <w:rsid w:val="00B07A1C"/>
    <w:rsid w:val="00B13182"/>
    <w:rsid w:val="00B14717"/>
    <w:rsid w:val="00B21C90"/>
    <w:rsid w:val="00B21D25"/>
    <w:rsid w:val="00B33F94"/>
    <w:rsid w:val="00B370C7"/>
    <w:rsid w:val="00B372AE"/>
    <w:rsid w:val="00B43A5D"/>
    <w:rsid w:val="00B51D29"/>
    <w:rsid w:val="00B55110"/>
    <w:rsid w:val="00B57C83"/>
    <w:rsid w:val="00B60D9D"/>
    <w:rsid w:val="00B6365C"/>
    <w:rsid w:val="00B667E7"/>
    <w:rsid w:val="00B67367"/>
    <w:rsid w:val="00B71150"/>
    <w:rsid w:val="00B71C85"/>
    <w:rsid w:val="00B76588"/>
    <w:rsid w:val="00B76F20"/>
    <w:rsid w:val="00B82719"/>
    <w:rsid w:val="00B868A6"/>
    <w:rsid w:val="00B91142"/>
    <w:rsid w:val="00BA2B06"/>
    <w:rsid w:val="00BB4121"/>
    <w:rsid w:val="00BC4748"/>
    <w:rsid w:val="00BD0B35"/>
    <w:rsid w:val="00BF1056"/>
    <w:rsid w:val="00BF1A14"/>
    <w:rsid w:val="00BF2DC6"/>
    <w:rsid w:val="00C042C3"/>
    <w:rsid w:val="00C115CB"/>
    <w:rsid w:val="00C13753"/>
    <w:rsid w:val="00C27748"/>
    <w:rsid w:val="00C27AEB"/>
    <w:rsid w:val="00C30256"/>
    <w:rsid w:val="00C30B3C"/>
    <w:rsid w:val="00C319E6"/>
    <w:rsid w:val="00C322D8"/>
    <w:rsid w:val="00C358D4"/>
    <w:rsid w:val="00C44C14"/>
    <w:rsid w:val="00C451F9"/>
    <w:rsid w:val="00C53D5D"/>
    <w:rsid w:val="00C57827"/>
    <w:rsid w:val="00C6554A"/>
    <w:rsid w:val="00C7377E"/>
    <w:rsid w:val="00C75246"/>
    <w:rsid w:val="00C761DE"/>
    <w:rsid w:val="00C76677"/>
    <w:rsid w:val="00C952C9"/>
    <w:rsid w:val="00CA2B32"/>
    <w:rsid w:val="00CA3DBF"/>
    <w:rsid w:val="00CA7A6D"/>
    <w:rsid w:val="00CD43F9"/>
    <w:rsid w:val="00CE4D4E"/>
    <w:rsid w:val="00CE580A"/>
    <w:rsid w:val="00CF6613"/>
    <w:rsid w:val="00CF72D4"/>
    <w:rsid w:val="00D054B6"/>
    <w:rsid w:val="00D135FA"/>
    <w:rsid w:val="00D140C5"/>
    <w:rsid w:val="00D145E2"/>
    <w:rsid w:val="00D1597A"/>
    <w:rsid w:val="00D2104C"/>
    <w:rsid w:val="00D22930"/>
    <w:rsid w:val="00D25F52"/>
    <w:rsid w:val="00D312F9"/>
    <w:rsid w:val="00D31F9F"/>
    <w:rsid w:val="00D4034F"/>
    <w:rsid w:val="00D41B38"/>
    <w:rsid w:val="00D42016"/>
    <w:rsid w:val="00D55A3C"/>
    <w:rsid w:val="00D6136C"/>
    <w:rsid w:val="00D61ED8"/>
    <w:rsid w:val="00D72554"/>
    <w:rsid w:val="00D81CF4"/>
    <w:rsid w:val="00DA2427"/>
    <w:rsid w:val="00DB047B"/>
    <w:rsid w:val="00DB2A60"/>
    <w:rsid w:val="00DC6E44"/>
    <w:rsid w:val="00DD0849"/>
    <w:rsid w:val="00DD129E"/>
    <w:rsid w:val="00DE1484"/>
    <w:rsid w:val="00DE2457"/>
    <w:rsid w:val="00DE4825"/>
    <w:rsid w:val="00DE50C1"/>
    <w:rsid w:val="00DE772A"/>
    <w:rsid w:val="00DF12F4"/>
    <w:rsid w:val="00DF4695"/>
    <w:rsid w:val="00E02E45"/>
    <w:rsid w:val="00E04B4C"/>
    <w:rsid w:val="00E15A14"/>
    <w:rsid w:val="00E17F98"/>
    <w:rsid w:val="00E225BB"/>
    <w:rsid w:val="00E25B48"/>
    <w:rsid w:val="00E25F20"/>
    <w:rsid w:val="00E30C9A"/>
    <w:rsid w:val="00E32394"/>
    <w:rsid w:val="00E3456D"/>
    <w:rsid w:val="00E369CD"/>
    <w:rsid w:val="00E46ABE"/>
    <w:rsid w:val="00E50D03"/>
    <w:rsid w:val="00E52BB9"/>
    <w:rsid w:val="00E64B87"/>
    <w:rsid w:val="00E70261"/>
    <w:rsid w:val="00E70393"/>
    <w:rsid w:val="00E7320B"/>
    <w:rsid w:val="00E73CA4"/>
    <w:rsid w:val="00E80C6A"/>
    <w:rsid w:val="00EA2100"/>
    <w:rsid w:val="00EB123A"/>
    <w:rsid w:val="00EB2FE9"/>
    <w:rsid w:val="00EB6399"/>
    <w:rsid w:val="00EC5BC5"/>
    <w:rsid w:val="00ED151B"/>
    <w:rsid w:val="00EE2170"/>
    <w:rsid w:val="00EE296D"/>
    <w:rsid w:val="00EF3B6D"/>
    <w:rsid w:val="00EF3C16"/>
    <w:rsid w:val="00F015D3"/>
    <w:rsid w:val="00F029BB"/>
    <w:rsid w:val="00F03B7A"/>
    <w:rsid w:val="00F24242"/>
    <w:rsid w:val="00F3296F"/>
    <w:rsid w:val="00F36522"/>
    <w:rsid w:val="00F43D4C"/>
    <w:rsid w:val="00F4545F"/>
    <w:rsid w:val="00F50CBB"/>
    <w:rsid w:val="00F643E1"/>
    <w:rsid w:val="00F657FF"/>
    <w:rsid w:val="00F65AA8"/>
    <w:rsid w:val="00F673D3"/>
    <w:rsid w:val="00F745CF"/>
    <w:rsid w:val="00FA260E"/>
    <w:rsid w:val="00FA3712"/>
    <w:rsid w:val="00FB0903"/>
    <w:rsid w:val="00FB1A42"/>
    <w:rsid w:val="00FB645B"/>
    <w:rsid w:val="00FB7819"/>
    <w:rsid w:val="00FD538F"/>
    <w:rsid w:val="00FE0FCB"/>
    <w:rsid w:val="00FE5664"/>
    <w:rsid w:val="00FE7DD3"/>
    <w:rsid w:val="00FF0CFC"/>
    <w:rsid w:val="00FF1C23"/>
    <w:rsid w:val="00FF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BFF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B01553"/>
    <w:pPr>
      <w:keepNext/>
      <w:keepLines/>
      <w:numPr>
        <w:numId w:val="8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71D40"/>
    <w:pPr>
      <w:keepNext/>
      <w:keepLines/>
      <w:numPr>
        <w:ilvl w:val="1"/>
        <w:numId w:val="8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9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B01553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71D40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8A7862"/>
    <w:pPr>
      <w:keepNext/>
      <w:tabs>
        <w:tab w:val="center" w:pos="8550"/>
      </w:tabs>
      <w:spacing w:after="5" w:line="360" w:lineRule="auto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5D3963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0289"/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19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455</cp:revision>
  <dcterms:created xsi:type="dcterms:W3CDTF">2024-03-12T12:11:00Z</dcterms:created>
  <dcterms:modified xsi:type="dcterms:W3CDTF">2024-03-27T16:19:00Z</dcterms:modified>
</cp:coreProperties>
</file>