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39DEF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Санкт-Петербургский политехнический университет Петра Великого</w:t>
      </w:r>
    </w:p>
    <w:p w14:paraId="22CE96AB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Институт компьютерных наук и кибербезопасности</w:t>
      </w:r>
    </w:p>
    <w:p w14:paraId="6A76E47A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lang w:val="ru-RU"/>
        </w:rPr>
        <w:t>Высшая школа компьютерных технологий и информационных систем</w:t>
      </w:r>
    </w:p>
    <w:p w14:paraId="6E280BA9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1544F74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6A78CEC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37A0DC7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3136A1F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7F04751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7ECA5F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4CA7259B" w14:textId="553C2955" w:rsidR="00386043" w:rsidRPr="00A00699" w:rsidRDefault="00386043" w:rsidP="00386043">
      <w:pPr>
        <w:pStyle w:val="TextBody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386043">
        <w:rPr>
          <w:rFonts w:ascii="Times New Roman" w:hAnsi="Times New Roman" w:cs="Times New Roman"/>
          <w:b/>
          <w:sz w:val="32"/>
          <w:szCs w:val="32"/>
          <w:lang w:val="ru-RU"/>
        </w:rPr>
        <w:t xml:space="preserve">Отчёт по лабораторной работе </w:t>
      </w:r>
      <w:r>
        <w:rPr>
          <w:rFonts w:ascii="Times New Roman" w:hAnsi="Times New Roman" w:cs="Times New Roman"/>
          <w:b/>
          <w:sz w:val="32"/>
          <w:szCs w:val="32"/>
        </w:rPr>
        <w:t>Lab</w:t>
      </w:r>
      <w:r w:rsidRPr="00386043">
        <w:rPr>
          <w:rFonts w:ascii="Times New Roman" w:hAnsi="Times New Roman" w:cs="Times New Roman"/>
          <w:b/>
          <w:sz w:val="32"/>
          <w:szCs w:val="32"/>
          <w:lang w:val="ru-RU"/>
        </w:rPr>
        <w:t>_</w:t>
      </w:r>
      <w:r>
        <w:rPr>
          <w:rFonts w:ascii="Times New Roman" w:hAnsi="Times New Roman" w:cs="Times New Roman"/>
          <w:b/>
          <w:sz w:val="32"/>
          <w:szCs w:val="32"/>
        </w:rPr>
        <w:t>PD</w:t>
      </w:r>
      <w:r w:rsidR="00A00699" w:rsidRPr="00A00699">
        <w:rPr>
          <w:rFonts w:ascii="Times New Roman" w:hAnsi="Times New Roman" w:cs="Times New Roman"/>
          <w:b/>
          <w:sz w:val="32"/>
          <w:szCs w:val="32"/>
          <w:lang w:val="ru-RU"/>
        </w:rPr>
        <w:t>3</w:t>
      </w:r>
    </w:p>
    <w:p w14:paraId="435A8C5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Дисциплина: Автоматизация проектирования дискретных устройств (на английском языке)</w:t>
      </w:r>
    </w:p>
    <w:p w14:paraId="03C6C811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BF5DB36" w14:textId="77777777" w:rsidR="00386043" w:rsidRPr="00386043" w:rsidRDefault="00386043" w:rsidP="00386043">
      <w:pPr>
        <w:pStyle w:val="TextBody"/>
        <w:rPr>
          <w:rFonts w:ascii="Times New Roman" w:hAnsi="Times New Roman" w:cs="Times New Roman"/>
          <w:szCs w:val="24"/>
          <w:lang w:val="ru-RU"/>
        </w:rPr>
      </w:pPr>
    </w:p>
    <w:p w14:paraId="21E798CF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4CDE1025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E1E3833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 xml:space="preserve">Выполнил студент гр. 5130901/10101 </w:t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lang w:val="ru-RU"/>
        </w:rPr>
        <w:t xml:space="preserve">  М.Т. Непомнящий </w:t>
      </w:r>
    </w:p>
    <w:p w14:paraId="685EF7C8" w14:textId="77777777" w:rsidR="00386043" w:rsidRPr="00386043" w:rsidRDefault="00386043" w:rsidP="00386043">
      <w:pPr>
        <w:pStyle w:val="TextBody"/>
        <w:tabs>
          <w:tab w:val="left" w:pos="5217"/>
          <w:tab w:val="left" w:pos="6804"/>
          <w:tab w:val="left" w:pos="6908"/>
        </w:tabs>
        <w:spacing w:line="240" w:lineRule="auto"/>
        <w:ind w:left="567" w:right="2834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(подпись)</w:t>
      </w:r>
    </w:p>
    <w:p w14:paraId="1E54AC38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315F9DC9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3C34FFC3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 xml:space="preserve">Руководитель  </w:t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lang w:val="ru-RU"/>
        </w:rPr>
        <w:t xml:space="preserve">  </w:t>
      </w:r>
      <w:proofErr w:type="gramStart"/>
      <w:r w:rsidRPr="00386043">
        <w:rPr>
          <w:rFonts w:ascii="Times New Roman" w:hAnsi="Times New Roman" w:cs="Times New Roman"/>
          <w:szCs w:val="24"/>
          <w:lang w:val="ru-RU"/>
        </w:rPr>
        <w:t>А.А.</w:t>
      </w:r>
      <w:proofErr w:type="gramEnd"/>
      <w:r w:rsidRPr="00386043">
        <w:rPr>
          <w:rFonts w:ascii="Times New Roman" w:hAnsi="Times New Roman" w:cs="Times New Roman"/>
          <w:szCs w:val="24"/>
          <w:lang w:val="ru-RU"/>
        </w:rPr>
        <w:t xml:space="preserve"> Федотов</w:t>
      </w:r>
    </w:p>
    <w:p w14:paraId="5844AA37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(подпись)</w:t>
      </w:r>
    </w:p>
    <w:p w14:paraId="5D42D9AB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68A55F38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2B42C8FA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3C24EC4C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6F89F267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1A254E9C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24456D7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6847FCA" w14:textId="77777777" w:rsidR="00386043" w:rsidRPr="001E172C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742725E5" w14:textId="77777777" w:rsid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>
        <w:rPr>
          <w:rFonts w:ascii="Times New Roman" w:hAnsi="Times New Roman" w:cs="Times New Roman"/>
          <w:szCs w:val="24"/>
        </w:rPr>
        <w:t>4</w:t>
      </w:r>
    </w:p>
    <w:bookmarkStart w:id="0" w:name="_Toc162361320" w:displacedByCustomXml="next"/>
    <w:sdt>
      <w:sdtPr>
        <w:rPr>
          <w:rFonts w:eastAsiaTheme="minorEastAsia" w:cs="Times New Roman"/>
          <w:b w:val="0"/>
          <w:sz w:val="24"/>
          <w:szCs w:val="24"/>
          <w:lang w:eastAsia="ru-RU"/>
        </w:rPr>
        <w:id w:val="-630322427"/>
        <w:docPartObj>
          <w:docPartGallery w:val="Table of Contents"/>
          <w:docPartUnique/>
        </w:docPartObj>
      </w:sdtPr>
      <w:sdtEndPr>
        <w:rPr>
          <w:bCs/>
          <w:lang w:eastAsia="zh-CN"/>
        </w:rPr>
      </w:sdtEndPr>
      <w:sdtContent>
        <w:p w14:paraId="1CE5C744" w14:textId="77777777" w:rsidR="00386043" w:rsidRPr="003366F3" w:rsidRDefault="00386043" w:rsidP="00EA3537">
          <w:pPr>
            <w:pStyle w:val="1"/>
          </w:pPr>
          <w:r w:rsidRPr="003366F3">
            <w:t>Оглавление</w:t>
          </w:r>
          <w:bookmarkEnd w:id="0"/>
        </w:p>
        <w:p w14:paraId="2273B492" w14:textId="72256AFF" w:rsidR="0034699C" w:rsidRDefault="00386043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361320" w:history="1">
            <w:r w:rsidR="0034699C" w:rsidRPr="00ED49CF">
              <w:rPr>
                <w:rStyle w:val="ae"/>
                <w:noProof/>
              </w:rPr>
              <w:t>1.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</w:rPr>
              <w:t>Оглавление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_Toc162361320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2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4BE31849" w14:textId="5FE3CF8D" w:rsidR="0034699C" w:rsidRDefault="00000000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21" w:history="1">
            <w:r w:rsidR="0034699C" w:rsidRPr="00ED49CF">
              <w:rPr>
                <w:rStyle w:val="ae"/>
                <w:noProof/>
                <w:lang w:val="ru-RU"/>
              </w:rPr>
              <w:t>2.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  <w:lang w:val="ru-RU"/>
              </w:rPr>
              <w:t>Задание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_Toc162361321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5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62277ACA" w14:textId="10051568" w:rsidR="0034699C" w:rsidRDefault="00000000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22" w:history="1">
            <w:r w:rsidR="0034699C" w:rsidRPr="00ED49CF">
              <w:rPr>
                <w:rStyle w:val="ae"/>
                <w:noProof/>
              </w:rPr>
              <w:t>3.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</w:rPr>
              <w:t>Ход работы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_Toc162361322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6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1F9E8228" w14:textId="7C960F63" w:rsidR="0034699C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23" w:history="1">
            <w:r w:rsidR="0034699C" w:rsidRPr="00ED49CF">
              <w:rPr>
                <w:rStyle w:val="ae"/>
                <w:noProof/>
                <w:lang w:val="ru-RU"/>
              </w:rPr>
              <w:t>3.1.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</w:rPr>
              <w:t>Создание проекта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_Toc162361323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6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1EF40C27" w14:textId="2ED15709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24" w:history="1">
            <w:r w:rsidR="0034699C" w:rsidRPr="00ED49CF">
              <w:rPr>
                <w:rStyle w:val="ae"/>
                <w:noProof/>
                <w:lang w:val="ru-RU"/>
              </w:rPr>
              <w:t>Подготовка проекта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_Toc162361324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6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138302EC" w14:textId="4DCA59C0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25" w:history="1">
            <w:r w:rsidR="0034699C" w:rsidRPr="00ED49CF">
              <w:rPr>
                <w:rStyle w:val="ae"/>
                <w:noProof/>
                <w:lang w:val="ru-RU"/>
              </w:rPr>
              <w:t xml:space="preserve">Начало работы в </w:t>
            </w:r>
            <w:r w:rsidR="0034699C" w:rsidRPr="00ED49CF">
              <w:rPr>
                <w:rStyle w:val="ae"/>
                <w:noProof/>
              </w:rPr>
              <w:t>PD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_Toc162361325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6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2413C78A" w14:textId="46CD95EB" w:rsidR="0034699C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26" w:history="1">
            <w:r w:rsidR="0034699C" w:rsidRPr="00ED49CF">
              <w:rPr>
                <w:rStyle w:val="ae"/>
                <w:noProof/>
                <w:lang w:val="ru-RU"/>
              </w:rPr>
              <w:t>3.2.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</w:rPr>
              <w:t xml:space="preserve">Настройка </w:t>
            </w:r>
            <w:r w:rsidR="0034699C" w:rsidRPr="00ED49CF">
              <w:rPr>
                <w:rStyle w:val="ae"/>
                <w:noProof/>
                <w:lang w:val="ru-RU"/>
              </w:rPr>
              <w:t>сигналов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_Toc162361326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8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25DACEA1" w14:textId="22FC4BA6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27" w:history="1">
            <w:r w:rsidR="0034699C" w:rsidRPr="00ED49CF">
              <w:rPr>
                <w:rStyle w:val="ae"/>
                <w:noProof/>
              </w:rPr>
              <w:t>Настройка clk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_Toc162361327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8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5635B3A1" w14:textId="4A5CA4BD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28" w:history="1">
            <w:r w:rsidR="0034699C" w:rsidRPr="00ED49CF">
              <w:rPr>
                <w:rStyle w:val="ae"/>
                <w:noProof/>
                <w:lang w:val="ru-RU"/>
              </w:rPr>
              <w:t xml:space="preserve">Настройка </w:t>
            </w:r>
            <w:r w:rsidR="0034699C" w:rsidRPr="00ED49CF">
              <w:rPr>
                <w:rStyle w:val="ae"/>
                <w:noProof/>
              </w:rPr>
              <w:t>sc</w:t>
            </w:r>
            <w:r w:rsidR="0034699C" w:rsidRPr="00ED49CF">
              <w:rPr>
                <w:rStyle w:val="ae"/>
                <w:noProof/>
                <w:lang w:val="ru-RU"/>
              </w:rPr>
              <w:t>_</w:t>
            </w:r>
            <w:r w:rsidR="0034699C" w:rsidRPr="00ED49CF">
              <w:rPr>
                <w:rStyle w:val="ae"/>
                <w:noProof/>
              </w:rPr>
              <w:t>fifo</w:t>
            </w:r>
            <w:r w:rsidR="0034699C" w:rsidRPr="00ED49CF">
              <w:rPr>
                <w:rStyle w:val="ae"/>
                <w:noProof/>
                <w:lang w:val="ru-RU"/>
              </w:rPr>
              <w:t>_0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_Toc162361328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8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653909B8" w14:textId="16E7007A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29" w:history="1">
            <w:r w:rsidR="0034699C" w:rsidRPr="00ED49CF">
              <w:rPr>
                <w:rStyle w:val="ae"/>
                <w:noProof/>
                <w:lang w:val="ru-RU"/>
              </w:rPr>
              <w:t>Настройка</w:t>
            </w:r>
            <w:r w:rsidR="0034699C" w:rsidRPr="00ED49CF">
              <w:rPr>
                <w:rStyle w:val="ae"/>
                <w:noProof/>
              </w:rPr>
              <w:t xml:space="preserve"> MyST_source_0 </w:t>
            </w:r>
            <w:r w:rsidR="0034699C" w:rsidRPr="00ED49CF">
              <w:rPr>
                <w:rStyle w:val="ae"/>
                <w:noProof/>
                <w:lang w:val="ru-RU"/>
              </w:rPr>
              <w:t>и</w:t>
            </w:r>
            <w:r w:rsidR="0034699C" w:rsidRPr="00ED49CF">
              <w:rPr>
                <w:rStyle w:val="ae"/>
                <w:noProof/>
              </w:rPr>
              <w:t xml:space="preserve"> MyST_sink_0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_Toc162361329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8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5836B6B4" w14:textId="19970278" w:rsidR="0034699C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30" w:history="1">
            <w:r w:rsidR="0034699C" w:rsidRPr="00ED49CF">
              <w:rPr>
                <w:rStyle w:val="ae"/>
                <w:noProof/>
                <w:lang w:val="ru-RU"/>
              </w:rPr>
              <w:t>3.3.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  <w:lang w:val="ru-RU"/>
              </w:rPr>
              <w:t>Подключение сигналов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_Toc162361330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9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460BEF95" w14:textId="5069C111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31" w:history="1">
            <w:r w:rsidR="0034699C" w:rsidRPr="00ED49CF">
              <w:rPr>
                <w:rStyle w:val="ae"/>
                <w:noProof/>
              </w:rPr>
              <w:t>Подключение тактового сигнала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_Toc162361331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9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52F2F8F3" w14:textId="61C12149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32" w:history="1">
            <w:r w:rsidR="0034699C" w:rsidRPr="00ED49CF">
              <w:rPr>
                <w:rStyle w:val="ae"/>
                <w:noProof/>
                <w:lang w:val="ru-RU"/>
              </w:rPr>
              <w:t xml:space="preserve">Подключение сигнала </w:t>
            </w:r>
            <w:r w:rsidR="0034699C" w:rsidRPr="00ED49CF">
              <w:rPr>
                <w:rStyle w:val="ae"/>
                <w:noProof/>
              </w:rPr>
              <w:t>Reset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_Toc162361332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9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4E45699A" w14:textId="5B9FBA2F" w:rsidR="0034699C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33" w:history="1">
            <w:r w:rsidR="0034699C" w:rsidRPr="00ED49CF">
              <w:rPr>
                <w:rStyle w:val="ae"/>
                <w:noProof/>
                <w:lang w:val="ru-RU"/>
              </w:rPr>
              <w:t>3.4.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</w:rPr>
              <w:t>Подключение Avalon-MM интерфейсов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_Toc162361333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10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57F1254A" w14:textId="233E43C6" w:rsidR="0034699C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34" w:history="1">
            <w:r w:rsidR="0034699C" w:rsidRPr="00ED49CF">
              <w:rPr>
                <w:rStyle w:val="ae"/>
                <w:noProof/>
                <w:lang w:val="ru-RU"/>
              </w:rPr>
              <w:t>3.5.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  <w:lang w:val="ru-RU"/>
              </w:rPr>
              <w:t>Экспорт выводов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_Toc162361334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11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59307ABF" w14:textId="5B6F0B47" w:rsidR="0034699C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35" w:history="1">
            <w:r w:rsidR="0034699C" w:rsidRPr="00ED49CF">
              <w:rPr>
                <w:rStyle w:val="ae"/>
                <w:noProof/>
                <w:lang w:val="ru-RU"/>
              </w:rPr>
              <w:t>3.6.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  <w:lang w:val="ru-RU"/>
              </w:rPr>
              <w:t>Настройка</w:t>
            </w:r>
            <w:r w:rsidR="0034699C" w:rsidRPr="00ED49CF">
              <w:rPr>
                <w:rStyle w:val="ae"/>
                <w:noProof/>
              </w:rPr>
              <w:t xml:space="preserve"> my_master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_Toc162361335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11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33E1DCAF" w14:textId="404306B3" w:rsidR="0034699C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36" w:history="1">
            <w:r w:rsidR="0034699C" w:rsidRPr="00ED49CF">
              <w:rPr>
                <w:rStyle w:val="ae"/>
                <w:noProof/>
                <w:lang w:val="ru-RU"/>
              </w:rPr>
              <w:t>3.7.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</w:rPr>
              <w:t>Анализ системы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_Toc162361336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13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7ADC039B" w14:textId="7FCD7D3F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37" w:history="1">
            <w:r w:rsidR="0034699C" w:rsidRPr="00ED49CF">
              <w:rPr>
                <w:rStyle w:val="ae"/>
                <w:noProof/>
              </w:rPr>
              <w:t>Проверка блока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_Toc162361337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13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65834FEF" w14:textId="47A41127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38" w:history="1">
            <w:r w:rsidR="0034699C" w:rsidRPr="00ED49CF">
              <w:rPr>
                <w:rStyle w:val="ae"/>
                <w:noProof/>
                <w:lang w:val="ru-RU"/>
              </w:rPr>
              <w:t xml:space="preserve">Анализ с помощью </w:t>
            </w:r>
            <w:r w:rsidR="0034699C" w:rsidRPr="00ED49CF">
              <w:rPr>
                <w:rStyle w:val="ae"/>
                <w:noProof/>
              </w:rPr>
              <w:t>Schematic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_Toc162361338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14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799E8320" w14:textId="6E9A9D47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39" w:history="1">
            <w:r w:rsidR="0034699C" w:rsidRPr="00ED49CF">
              <w:rPr>
                <w:rStyle w:val="ae"/>
                <w:noProof/>
                <w:lang w:val="ru-RU"/>
              </w:rPr>
              <w:t>Генерация системы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_Toc162361339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14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511953C4" w14:textId="1B6EAADF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40" w:history="1">
            <w:r w:rsidR="0034699C" w:rsidRPr="00ED49CF">
              <w:rPr>
                <w:rStyle w:val="ae"/>
                <w:noProof/>
                <w:lang w:val="ru-RU"/>
              </w:rPr>
              <w:t>Анализ подключенных файлов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_Toc162361340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15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53AF6AD5" w14:textId="4C71363E" w:rsidR="0034699C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41" w:history="1">
            <w:r w:rsidR="0034699C" w:rsidRPr="00ED49CF">
              <w:rPr>
                <w:rStyle w:val="ae"/>
                <w:noProof/>
                <w:lang w:val="ru-RU"/>
              </w:rPr>
              <w:t>3.8.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  <w:lang w:val="ru-RU"/>
              </w:rPr>
              <w:t>Подключение файлов к проекту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_Toc162361341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17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0BA2450C" w14:textId="67AB82F0" w:rsidR="0034699C" w:rsidRDefault="00000000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42" w:history="1">
            <w:r w:rsidR="0034699C" w:rsidRPr="00ED49CF">
              <w:rPr>
                <w:rStyle w:val="ae"/>
                <w:noProof/>
                <w:lang w:val="ru-RU"/>
              </w:rPr>
              <w:t>4.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  <w:lang w:val="ru-RU"/>
              </w:rPr>
              <w:t>Тестирование проекта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_Toc162361342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19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6B3FA4C4" w14:textId="11EC8591" w:rsidR="0034699C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43" w:history="1">
            <w:r w:rsidR="0034699C" w:rsidRPr="00ED49CF">
              <w:rPr>
                <w:rStyle w:val="ae"/>
                <w:noProof/>
                <w:lang w:val="ru-RU"/>
              </w:rPr>
              <w:t>4.1.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  <w:lang w:val="ru-RU"/>
              </w:rPr>
              <w:t xml:space="preserve">Тестирование средствами </w:t>
            </w:r>
            <w:r w:rsidR="0034699C" w:rsidRPr="00ED49CF">
              <w:rPr>
                <w:rStyle w:val="ae"/>
                <w:noProof/>
              </w:rPr>
              <w:t>ModelSim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_Toc162361343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19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03A0D104" w14:textId="64E54264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44" w:history="1">
            <w:r w:rsidR="0034699C" w:rsidRPr="00ED49CF">
              <w:rPr>
                <w:rStyle w:val="ae"/>
                <w:noProof/>
                <w:lang w:val="ru-RU"/>
              </w:rPr>
              <w:t>Создание тестового файла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_Toc162361344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19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4B7F49D0" w14:textId="269BCD45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45" w:history="1">
            <w:r w:rsidR="0034699C" w:rsidRPr="00ED49CF">
              <w:rPr>
                <w:rStyle w:val="ae"/>
                <w:noProof/>
                <w:lang w:val="ru-RU"/>
              </w:rPr>
              <w:t xml:space="preserve">Симуляция средствами </w:t>
            </w:r>
            <w:r w:rsidR="0034699C" w:rsidRPr="00ED49CF">
              <w:rPr>
                <w:rStyle w:val="ae"/>
                <w:noProof/>
              </w:rPr>
              <w:t>ModelSim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_Toc162361345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20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6D3F95B7" w14:textId="0AD0DA64" w:rsidR="0034699C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46" w:history="1">
            <w:r w:rsidR="0034699C" w:rsidRPr="00ED49CF">
              <w:rPr>
                <w:rStyle w:val="ae"/>
                <w:noProof/>
                <w:lang w:val="ru-RU"/>
              </w:rPr>
              <w:t>4.2.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  <w:lang w:val="ru-RU"/>
              </w:rPr>
              <w:t xml:space="preserve">Тестирование средствами </w:t>
            </w:r>
            <w:r w:rsidR="0034699C" w:rsidRPr="00ED49CF">
              <w:rPr>
                <w:rStyle w:val="ae"/>
                <w:noProof/>
              </w:rPr>
              <w:t>Signal</w:t>
            </w:r>
            <w:r w:rsidR="0034699C" w:rsidRPr="00ED49CF">
              <w:rPr>
                <w:rStyle w:val="ae"/>
                <w:noProof/>
                <w:lang w:val="ru-RU"/>
              </w:rPr>
              <w:t xml:space="preserve"> </w:t>
            </w:r>
            <w:r w:rsidR="0034699C" w:rsidRPr="00ED49CF">
              <w:rPr>
                <w:rStyle w:val="ae"/>
                <w:noProof/>
              </w:rPr>
              <w:t>Tap</w:t>
            </w:r>
            <w:r w:rsidR="0034699C" w:rsidRPr="00ED49CF">
              <w:rPr>
                <w:rStyle w:val="ae"/>
                <w:noProof/>
                <w:lang w:val="ru-RU"/>
              </w:rPr>
              <w:t xml:space="preserve"> </w:t>
            </w:r>
            <w:r w:rsidR="0034699C" w:rsidRPr="00ED49CF">
              <w:rPr>
                <w:rStyle w:val="ae"/>
                <w:noProof/>
              </w:rPr>
              <w:t>II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_Toc162361346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21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3B5F6F90" w14:textId="12D6D075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47" w:history="1">
            <w:r w:rsidR="0034699C" w:rsidRPr="00ED49CF">
              <w:rPr>
                <w:rStyle w:val="ae"/>
                <w:noProof/>
                <w:lang w:val="ru-RU"/>
              </w:rPr>
              <w:t>Создание файла для отладки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_Toc162361347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21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5747B84F" w14:textId="327AC50D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48" w:history="1">
            <w:r w:rsidR="0034699C" w:rsidRPr="00ED49CF">
              <w:rPr>
                <w:rStyle w:val="ae"/>
                <w:noProof/>
                <w:lang w:val="ru-RU"/>
              </w:rPr>
              <w:t xml:space="preserve">Настройка </w:t>
            </w:r>
            <w:r w:rsidR="0034699C" w:rsidRPr="00ED49CF">
              <w:rPr>
                <w:rStyle w:val="ae"/>
                <w:noProof/>
              </w:rPr>
              <w:t>Signal</w:t>
            </w:r>
            <w:r w:rsidR="0034699C" w:rsidRPr="00ED49CF">
              <w:rPr>
                <w:rStyle w:val="ae"/>
                <w:noProof/>
                <w:lang w:val="ru-RU"/>
              </w:rPr>
              <w:t xml:space="preserve"> </w:t>
            </w:r>
            <w:r w:rsidR="0034699C" w:rsidRPr="00ED49CF">
              <w:rPr>
                <w:rStyle w:val="ae"/>
                <w:noProof/>
              </w:rPr>
              <w:t>Tap</w:t>
            </w:r>
            <w:r w:rsidR="0034699C" w:rsidRPr="00ED49CF">
              <w:rPr>
                <w:rStyle w:val="ae"/>
                <w:noProof/>
                <w:lang w:val="ru-RU"/>
              </w:rPr>
              <w:t xml:space="preserve"> </w:t>
            </w:r>
            <w:r w:rsidR="0034699C" w:rsidRPr="00ED49CF">
              <w:rPr>
                <w:rStyle w:val="ae"/>
                <w:noProof/>
              </w:rPr>
              <w:t>II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_Toc162361348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21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75769619" w14:textId="2E3E6B5D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49" w:history="1">
            <w:r w:rsidR="0034699C" w:rsidRPr="00ED49CF">
              <w:rPr>
                <w:rStyle w:val="ae"/>
                <w:noProof/>
                <w:lang w:val="ru-RU"/>
              </w:rPr>
              <w:t xml:space="preserve">Тестирование на плате средствами </w:t>
            </w:r>
            <w:r w:rsidR="0034699C" w:rsidRPr="00ED49CF">
              <w:rPr>
                <w:rStyle w:val="ae"/>
                <w:noProof/>
              </w:rPr>
              <w:t>Signal</w:t>
            </w:r>
            <w:r w:rsidR="0034699C" w:rsidRPr="00ED49CF">
              <w:rPr>
                <w:rStyle w:val="ae"/>
                <w:noProof/>
                <w:lang w:val="ru-RU"/>
              </w:rPr>
              <w:t xml:space="preserve"> </w:t>
            </w:r>
            <w:r w:rsidR="0034699C" w:rsidRPr="00ED49CF">
              <w:rPr>
                <w:rStyle w:val="ae"/>
                <w:noProof/>
              </w:rPr>
              <w:t>Tap</w:t>
            </w:r>
            <w:r w:rsidR="0034699C" w:rsidRPr="00ED49CF">
              <w:rPr>
                <w:rStyle w:val="ae"/>
                <w:noProof/>
                <w:lang w:val="ru-RU"/>
              </w:rPr>
              <w:t xml:space="preserve"> </w:t>
            </w:r>
            <w:r w:rsidR="0034699C" w:rsidRPr="00ED49CF">
              <w:rPr>
                <w:rStyle w:val="ae"/>
                <w:noProof/>
              </w:rPr>
              <w:t>II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_Toc162361349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22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61693065" w14:textId="5595A78B" w:rsidR="0034699C" w:rsidRDefault="00000000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50" w:history="1">
            <w:r w:rsidR="0034699C" w:rsidRPr="00ED49CF">
              <w:rPr>
                <w:rStyle w:val="ae"/>
                <w:noProof/>
                <w:lang w:val="ru-RU"/>
              </w:rPr>
              <w:t>5.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  <w:lang w:val="ru-RU"/>
              </w:rPr>
              <w:t>Дополнительное задание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_Toc162361350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23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1B728183" w14:textId="196EE3AE" w:rsidR="0034699C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51" w:history="1">
            <w:r w:rsidR="0034699C" w:rsidRPr="00ED49CF">
              <w:rPr>
                <w:rStyle w:val="ae"/>
                <w:noProof/>
                <w:lang w:val="ru-RU"/>
              </w:rPr>
              <w:t>5.1.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  <w:lang w:val="ru-RU"/>
              </w:rPr>
              <w:t>Изменение значений по варианту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_Toc162361351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23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12DF4ADF" w14:textId="5422FC58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52" w:history="1">
            <w:r w:rsidR="0034699C" w:rsidRPr="00ED49CF">
              <w:rPr>
                <w:rStyle w:val="ae"/>
                <w:noProof/>
                <w:lang w:val="ru-RU"/>
              </w:rPr>
              <w:t xml:space="preserve">Изменение адресов </w:t>
            </w:r>
            <w:r w:rsidR="0034699C" w:rsidRPr="00ED49CF">
              <w:rPr>
                <w:rStyle w:val="ae"/>
                <w:noProof/>
              </w:rPr>
              <w:t>slave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_Toc162361352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23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1B47FD0B" w14:textId="44EA9DA7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53" w:history="1">
            <w:r w:rsidR="0034699C" w:rsidRPr="00ED49CF">
              <w:rPr>
                <w:rStyle w:val="ae"/>
                <w:noProof/>
                <w:lang w:val="ru-RU"/>
              </w:rPr>
              <w:t xml:space="preserve">Изменение компонента </w:t>
            </w:r>
            <w:r w:rsidR="0034699C" w:rsidRPr="00ED49CF">
              <w:rPr>
                <w:rStyle w:val="ae"/>
                <w:noProof/>
              </w:rPr>
              <w:t>master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_Toc162361353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23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33C35308" w14:textId="63EBD838" w:rsidR="0034699C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54" w:history="1">
            <w:r w:rsidR="0034699C" w:rsidRPr="00ED49CF">
              <w:rPr>
                <w:rStyle w:val="ae"/>
                <w:noProof/>
                <w:lang w:val="ru-RU"/>
              </w:rPr>
              <w:t>5.2.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  <w:lang w:val="ru-RU"/>
              </w:rPr>
              <w:t xml:space="preserve">Тестирование средствами </w:t>
            </w:r>
            <w:r w:rsidR="0034699C" w:rsidRPr="00ED49CF">
              <w:rPr>
                <w:rStyle w:val="ae"/>
                <w:noProof/>
              </w:rPr>
              <w:t>ModelSim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_Toc162361354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24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6755310C" w14:textId="23785094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55" w:history="1">
            <w:r w:rsidR="0034699C" w:rsidRPr="00ED49CF">
              <w:rPr>
                <w:rStyle w:val="ae"/>
                <w:noProof/>
                <w:lang w:val="ru-RU"/>
              </w:rPr>
              <w:t xml:space="preserve">Симуляция средствами </w:t>
            </w:r>
            <w:r w:rsidR="0034699C" w:rsidRPr="00ED49CF">
              <w:rPr>
                <w:rStyle w:val="ae"/>
                <w:noProof/>
              </w:rPr>
              <w:t>ModelSim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_Toc162361355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24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4A477CB7" w14:textId="0C20BC81" w:rsidR="0034699C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56" w:history="1">
            <w:r w:rsidR="0034699C" w:rsidRPr="00ED49CF">
              <w:rPr>
                <w:rStyle w:val="ae"/>
                <w:noProof/>
                <w:lang w:val="ru-RU"/>
              </w:rPr>
              <w:t>5.3.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  <w:lang w:val="ru-RU"/>
              </w:rPr>
              <w:t xml:space="preserve">Тестирование средствами </w:t>
            </w:r>
            <w:r w:rsidR="0034699C" w:rsidRPr="00ED49CF">
              <w:rPr>
                <w:rStyle w:val="ae"/>
                <w:noProof/>
              </w:rPr>
              <w:t>Signal</w:t>
            </w:r>
            <w:r w:rsidR="0034699C" w:rsidRPr="00ED49CF">
              <w:rPr>
                <w:rStyle w:val="ae"/>
                <w:noProof/>
                <w:lang w:val="ru-RU"/>
              </w:rPr>
              <w:t xml:space="preserve"> </w:t>
            </w:r>
            <w:r w:rsidR="0034699C" w:rsidRPr="00ED49CF">
              <w:rPr>
                <w:rStyle w:val="ae"/>
                <w:noProof/>
              </w:rPr>
              <w:t>Tap</w:t>
            </w:r>
            <w:r w:rsidR="0034699C" w:rsidRPr="00ED49CF">
              <w:rPr>
                <w:rStyle w:val="ae"/>
                <w:noProof/>
                <w:lang w:val="ru-RU"/>
              </w:rPr>
              <w:t xml:space="preserve"> </w:t>
            </w:r>
            <w:r w:rsidR="0034699C" w:rsidRPr="00ED49CF">
              <w:rPr>
                <w:rStyle w:val="ae"/>
                <w:noProof/>
              </w:rPr>
              <w:t>II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_Toc162361356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24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33884CC7" w14:textId="73476F1A" w:rsidR="0034699C" w:rsidRDefault="00000000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57" w:history="1">
            <w:r w:rsidR="0034699C" w:rsidRPr="00ED49CF">
              <w:rPr>
                <w:rStyle w:val="ae"/>
                <w:noProof/>
                <w:lang w:val="ru-RU"/>
              </w:rPr>
              <w:t xml:space="preserve">Тестирование на плате средствами </w:t>
            </w:r>
            <w:r w:rsidR="0034699C" w:rsidRPr="00ED49CF">
              <w:rPr>
                <w:rStyle w:val="ae"/>
                <w:noProof/>
              </w:rPr>
              <w:t>Signal</w:t>
            </w:r>
            <w:r w:rsidR="0034699C" w:rsidRPr="00ED49CF">
              <w:rPr>
                <w:rStyle w:val="ae"/>
                <w:noProof/>
                <w:lang w:val="ru-RU"/>
              </w:rPr>
              <w:t xml:space="preserve"> </w:t>
            </w:r>
            <w:r w:rsidR="0034699C" w:rsidRPr="00ED49CF">
              <w:rPr>
                <w:rStyle w:val="ae"/>
                <w:noProof/>
              </w:rPr>
              <w:t>Tap</w:t>
            </w:r>
            <w:r w:rsidR="0034699C" w:rsidRPr="00ED49CF">
              <w:rPr>
                <w:rStyle w:val="ae"/>
                <w:noProof/>
                <w:lang w:val="ru-RU"/>
              </w:rPr>
              <w:t xml:space="preserve"> </w:t>
            </w:r>
            <w:r w:rsidR="0034699C" w:rsidRPr="00ED49CF">
              <w:rPr>
                <w:rStyle w:val="ae"/>
                <w:noProof/>
              </w:rPr>
              <w:t>II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_Toc162361357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24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0EF62F09" w14:textId="7F7AD538" w:rsidR="0034699C" w:rsidRDefault="00000000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2361358" w:history="1">
            <w:r w:rsidR="0034699C" w:rsidRPr="00ED49CF">
              <w:rPr>
                <w:rStyle w:val="ae"/>
                <w:noProof/>
                <w:lang w:val="ru-RU"/>
              </w:rPr>
              <w:t>6.</w:t>
            </w:r>
            <w:r w:rsidR="0034699C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34699C" w:rsidRPr="00ED49CF">
              <w:rPr>
                <w:rStyle w:val="ae"/>
                <w:noProof/>
              </w:rPr>
              <w:t>Вывод</w:t>
            </w:r>
            <w:r w:rsidR="0034699C">
              <w:rPr>
                <w:noProof/>
                <w:webHidden/>
              </w:rPr>
              <w:tab/>
            </w:r>
            <w:r w:rsidR="0034699C">
              <w:rPr>
                <w:noProof/>
                <w:webHidden/>
              </w:rPr>
              <w:fldChar w:fldCharType="begin"/>
            </w:r>
            <w:r w:rsidR="0034699C">
              <w:rPr>
                <w:noProof/>
                <w:webHidden/>
              </w:rPr>
              <w:instrText xml:space="preserve"> PAGEREF _Toc162361358 \h </w:instrText>
            </w:r>
            <w:r w:rsidR="0034699C">
              <w:rPr>
                <w:noProof/>
                <w:webHidden/>
              </w:rPr>
            </w:r>
            <w:r w:rsidR="0034699C">
              <w:rPr>
                <w:noProof/>
                <w:webHidden/>
              </w:rPr>
              <w:fldChar w:fldCharType="separate"/>
            </w:r>
            <w:r w:rsidR="0034699C">
              <w:rPr>
                <w:noProof/>
                <w:webHidden/>
              </w:rPr>
              <w:t>26</w:t>
            </w:r>
            <w:r w:rsidR="0034699C">
              <w:rPr>
                <w:noProof/>
                <w:webHidden/>
              </w:rPr>
              <w:fldChar w:fldCharType="end"/>
            </w:r>
          </w:hyperlink>
        </w:p>
        <w:p w14:paraId="508B8C6E" w14:textId="15771D5A" w:rsidR="00386043" w:rsidRDefault="00386043" w:rsidP="00386043">
          <w:pPr>
            <w:pStyle w:val="11"/>
            <w:tabs>
              <w:tab w:val="left" w:pos="1200"/>
              <w:tab w:val="right" w:leader="dot" w:pos="9350"/>
            </w:tabs>
          </w:pPr>
          <w:r>
            <w:rPr>
              <w:b/>
              <w:bCs/>
            </w:rPr>
            <w:fldChar w:fldCharType="end"/>
          </w:r>
        </w:p>
      </w:sdtContent>
    </w:sdt>
    <w:p w14:paraId="14972644" w14:textId="77777777" w:rsidR="00386043" w:rsidRPr="00214AC9" w:rsidRDefault="00386043" w:rsidP="00386043">
      <w:pPr>
        <w:spacing w:after="160" w:line="259" w:lineRule="auto"/>
        <w:ind w:firstLine="0"/>
        <w:jc w:val="left"/>
        <w:rPr>
          <w:rFonts w:eastAsia="NSimSun"/>
          <w:sz w:val="28"/>
        </w:rPr>
      </w:pPr>
      <w:r>
        <w:br w:type="page"/>
      </w:r>
    </w:p>
    <w:p w14:paraId="05A3AB11" w14:textId="77777777" w:rsidR="00386043" w:rsidRPr="009465D3" w:rsidRDefault="00386043" w:rsidP="00386043">
      <w:pPr>
        <w:pStyle w:val="af"/>
        <w:tabs>
          <w:tab w:val="right" w:leader="dot" w:pos="9350"/>
        </w:tabs>
        <w:spacing w:after="240" w:line="480" w:lineRule="auto"/>
        <w:jc w:val="center"/>
        <w:rPr>
          <w:b/>
          <w:bCs/>
          <w:sz w:val="28"/>
          <w:szCs w:val="28"/>
        </w:rPr>
      </w:pPr>
      <w:r w:rsidRPr="009465D3">
        <w:rPr>
          <w:b/>
          <w:bCs/>
          <w:sz w:val="28"/>
          <w:szCs w:val="28"/>
        </w:rPr>
        <w:lastRenderedPageBreak/>
        <w:t>Список иллюстраций</w:t>
      </w:r>
    </w:p>
    <w:p w14:paraId="1903A96B" w14:textId="5C3DDC98" w:rsidR="0034699C" w:rsidRDefault="00386043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r>
        <w:fldChar w:fldCharType="begin"/>
      </w:r>
      <w:r>
        <w:instrText xml:space="preserve"> TOC \h \z \c "Рис." </w:instrText>
      </w:r>
      <w:r>
        <w:fldChar w:fldCharType="separate"/>
      </w:r>
      <w:hyperlink w:anchor="_Toc162361273" w:history="1">
        <w:r w:rsidR="0034699C" w:rsidRPr="00046FEC">
          <w:rPr>
            <w:rStyle w:val="ae"/>
            <w:noProof/>
          </w:rPr>
          <w:t>Рис. 1</w:t>
        </w:r>
        <w:r w:rsidR="0034699C" w:rsidRPr="00046FEC">
          <w:rPr>
            <w:rStyle w:val="ae"/>
            <w:noProof/>
            <w:lang w:val="ru-RU"/>
          </w:rPr>
          <w:t xml:space="preserve"> – Структура проекта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_Toc162361273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5</w:t>
        </w:r>
        <w:r w:rsidR="0034699C">
          <w:rPr>
            <w:noProof/>
            <w:webHidden/>
          </w:rPr>
          <w:fldChar w:fldCharType="end"/>
        </w:r>
      </w:hyperlink>
    </w:p>
    <w:p w14:paraId="3C872C96" w14:textId="4530C708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74" w:history="1">
        <w:r w:rsidR="0034699C" w:rsidRPr="00046FEC">
          <w:rPr>
            <w:rStyle w:val="ae"/>
            <w:noProof/>
            <w:lang w:val="ru-RU"/>
          </w:rPr>
          <w:t xml:space="preserve">Рис. 2 – Задания пути к библиотеке </w:t>
        </w:r>
        <w:r w:rsidR="0034699C" w:rsidRPr="00046FEC">
          <w:rPr>
            <w:rStyle w:val="ae"/>
            <w:noProof/>
          </w:rPr>
          <w:t>IP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_Toc162361274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6</w:t>
        </w:r>
        <w:r w:rsidR="0034699C">
          <w:rPr>
            <w:noProof/>
            <w:webHidden/>
          </w:rPr>
          <w:fldChar w:fldCharType="end"/>
        </w:r>
      </w:hyperlink>
    </w:p>
    <w:p w14:paraId="28C6519B" w14:textId="5108F98C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75" w:history="1">
        <w:r w:rsidR="0034699C" w:rsidRPr="00046FEC">
          <w:rPr>
            <w:rStyle w:val="ae"/>
            <w:noProof/>
            <w:lang w:val="ru-RU"/>
          </w:rPr>
          <w:t xml:space="preserve">Рис. </w:t>
        </w:r>
        <w:r w:rsidR="0034699C" w:rsidRPr="00046FEC">
          <w:rPr>
            <w:rStyle w:val="ae"/>
            <w:noProof/>
          </w:rPr>
          <w:t>3</w:t>
        </w:r>
        <w:r w:rsidR="0034699C" w:rsidRPr="00046FEC">
          <w:rPr>
            <w:rStyle w:val="ae"/>
            <w:noProof/>
            <w:lang w:val="ru-RU"/>
          </w:rPr>
          <w:t xml:space="preserve"> – Исходное окно </w:t>
        </w:r>
        <w:r w:rsidR="0034699C" w:rsidRPr="00046FEC">
          <w:rPr>
            <w:rStyle w:val="ae"/>
            <w:noProof/>
          </w:rPr>
          <w:t>PD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_Toc162361275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6</w:t>
        </w:r>
        <w:r w:rsidR="0034699C">
          <w:rPr>
            <w:noProof/>
            <w:webHidden/>
          </w:rPr>
          <w:fldChar w:fldCharType="end"/>
        </w:r>
      </w:hyperlink>
    </w:p>
    <w:p w14:paraId="5B357C5A" w14:textId="3FB863F9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76" w:history="1">
        <w:r w:rsidR="0034699C" w:rsidRPr="00046FEC">
          <w:rPr>
            <w:rStyle w:val="ae"/>
            <w:noProof/>
            <w:lang w:val="ru-RU"/>
          </w:rPr>
          <w:t xml:space="preserve">Рис. </w:t>
        </w:r>
        <w:r w:rsidR="0034699C" w:rsidRPr="00046FEC">
          <w:rPr>
            <w:rStyle w:val="ae"/>
            <w:noProof/>
          </w:rPr>
          <w:t>4</w:t>
        </w:r>
        <w:r w:rsidR="0034699C" w:rsidRPr="00046FEC">
          <w:rPr>
            <w:rStyle w:val="ae"/>
            <w:noProof/>
            <w:lang w:val="ru-RU"/>
          </w:rPr>
          <w:t xml:space="preserve"> – Добавление компонентов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_Toc162361276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7</w:t>
        </w:r>
        <w:r w:rsidR="0034699C">
          <w:rPr>
            <w:noProof/>
            <w:webHidden/>
          </w:rPr>
          <w:fldChar w:fldCharType="end"/>
        </w:r>
      </w:hyperlink>
    </w:p>
    <w:p w14:paraId="2DF068C1" w14:textId="65FF3D3C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77" w:history="1">
        <w:r w:rsidR="0034699C" w:rsidRPr="00046FEC">
          <w:rPr>
            <w:rStyle w:val="ae"/>
            <w:noProof/>
          </w:rPr>
          <w:t xml:space="preserve">Рис. 5 – </w:t>
        </w:r>
        <w:r w:rsidR="0034699C" w:rsidRPr="00046FEC">
          <w:rPr>
            <w:rStyle w:val="ae"/>
            <w:noProof/>
            <w:lang w:val="ru-RU"/>
          </w:rPr>
          <w:t>Переименование компонентов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_Toc162361277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7</w:t>
        </w:r>
        <w:r w:rsidR="0034699C">
          <w:rPr>
            <w:noProof/>
            <w:webHidden/>
          </w:rPr>
          <w:fldChar w:fldCharType="end"/>
        </w:r>
      </w:hyperlink>
    </w:p>
    <w:p w14:paraId="7AEF88B4" w14:textId="5298DF25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78" w:history="1">
        <w:r w:rsidR="0034699C" w:rsidRPr="00046FEC">
          <w:rPr>
            <w:rStyle w:val="ae"/>
            <w:noProof/>
            <w:lang w:val="ru-RU"/>
          </w:rPr>
          <w:t xml:space="preserve">Рис. 6 – Настройка компонента </w:t>
        </w:r>
        <w:r w:rsidR="0034699C" w:rsidRPr="00046FEC">
          <w:rPr>
            <w:rStyle w:val="ae"/>
            <w:noProof/>
          </w:rPr>
          <w:t>clk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_Toc162361278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8</w:t>
        </w:r>
        <w:r w:rsidR="0034699C">
          <w:rPr>
            <w:noProof/>
            <w:webHidden/>
          </w:rPr>
          <w:fldChar w:fldCharType="end"/>
        </w:r>
      </w:hyperlink>
    </w:p>
    <w:p w14:paraId="525C645D" w14:textId="617E50C3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79" w:history="1">
        <w:r w:rsidR="0034699C" w:rsidRPr="00046FEC">
          <w:rPr>
            <w:rStyle w:val="ae"/>
            <w:noProof/>
            <w:lang w:val="ru-RU"/>
          </w:rPr>
          <w:t xml:space="preserve">Рис. 7 – Настройка компонента </w:t>
        </w:r>
        <w:r w:rsidR="0034699C" w:rsidRPr="00046FEC">
          <w:rPr>
            <w:rStyle w:val="ae"/>
            <w:noProof/>
          </w:rPr>
          <w:t>sc</w:t>
        </w:r>
        <w:r w:rsidR="0034699C" w:rsidRPr="00046FEC">
          <w:rPr>
            <w:rStyle w:val="ae"/>
            <w:noProof/>
            <w:lang w:val="ru-RU"/>
          </w:rPr>
          <w:t>_</w:t>
        </w:r>
        <w:r w:rsidR="0034699C" w:rsidRPr="00046FEC">
          <w:rPr>
            <w:rStyle w:val="ae"/>
            <w:noProof/>
          </w:rPr>
          <w:t>fifo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_Toc162361279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8</w:t>
        </w:r>
        <w:r w:rsidR="0034699C">
          <w:rPr>
            <w:noProof/>
            <w:webHidden/>
          </w:rPr>
          <w:fldChar w:fldCharType="end"/>
        </w:r>
      </w:hyperlink>
    </w:p>
    <w:p w14:paraId="3D83311B" w14:textId="543F913F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80" w:history="1">
        <w:r w:rsidR="0034699C" w:rsidRPr="00046FEC">
          <w:rPr>
            <w:rStyle w:val="ae"/>
            <w:noProof/>
            <w:lang w:val="ru-RU"/>
          </w:rPr>
          <w:t xml:space="preserve">Рис. </w:t>
        </w:r>
        <w:r w:rsidR="0034699C" w:rsidRPr="00046FEC">
          <w:rPr>
            <w:rStyle w:val="ae"/>
            <w:noProof/>
          </w:rPr>
          <w:t>8</w:t>
        </w:r>
        <w:r w:rsidR="0034699C" w:rsidRPr="00046FEC">
          <w:rPr>
            <w:rStyle w:val="ae"/>
            <w:noProof/>
            <w:lang w:val="ru-RU"/>
          </w:rPr>
          <w:t xml:space="preserve"> – Система после переименования компонентов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_Toc162361280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9</w:t>
        </w:r>
        <w:r w:rsidR="0034699C">
          <w:rPr>
            <w:noProof/>
            <w:webHidden/>
          </w:rPr>
          <w:fldChar w:fldCharType="end"/>
        </w:r>
      </w:hyperlink>
    </w:p>
    <w:p w14:paraId="6CFFB32B" w14:textId="2C5E1D9D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81" w:history="1">
        <w:r w:rsidR="0034699C" w:rsidRPr="00046FEC">
          <w:rPr>
            <w:rStyle w:val="ae"/>
            <w:noProof/>
            <w:lang w:val="ru-RU"/>
          </w:rPr>
          <w:t>Рис. 9 – Подключение тактового сигнала (1)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_Toc162361281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9</w:t>
        </w:r>
        <w:r w:rsidR="0034699C">
          <w:rPr>
            <w:noProof/>
            <w:webHidden/>
          </w:rPr>
          <w:fldChar w:fldCharType="end"/>
        </w:r>
      </w:hyperlink>
    </w:p>
    <w:p w14:paraId="28897B13" w14:textId="4A056582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82" w:history="1">
        <w:r w:rsidR="0034699C" w:rsidRPr="00046FEC">
          <w:rPr>
            <w:rStyle w:val="ae"/>
            <w:noProof/>
            <w:lang w:val="ru-RU"/>
          </w:rPr>
          <w:t>Рис. 10 – Подключение тактового сигнала (2)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_Toc162361282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9</w:t>
        </w:r>
        <w:r w:rsidR="0034699C">
          <w:rPr>
            <w:noProof/>
            <w:webHidden/>
          </w:rPr>
          <w:fldChar w:fldCharType="end"/>
        </w:r>
      </w:hyperlink>
    </w:p>
    <w:p w14:paraId="3D434485" w14:textId="66F6BA50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83" w:history="1">
        <w:r w:rsidR="0034699C" w:rsidRPr="00046FEC">
          <w:rPr>
            <w:rStyle w:val="ae"/>
            <w:noProof/>
            <w:lang w:val="ru-RU"/>
          </w:rPr>
          <w:t xml:space="preserve">Рис. </w:t>
        </w:r>
        <w:r w:rsidR="0034699C" w:rsidRPr="00046FEC">
          <w:rPr>
            <w:rStyle w:val="ae"/>
            <w:noProof/>
          </w:rPr>
          <w:t>11</w:t>
        </w:r>
        <w:r w:rsidR="0034699C" w:rsidRPr="00046FEC">
          <w:rPr>
            <w:rStyle w:val="ae"/>
            <w:noProof/>
            <w:lang w:val="ru-RU"/>
          </w:rPr>
          <w:t xml:space="preserve"> – Подключение сигнала </w:t>
        </w:r>
        <w:r w:rsidR="0034699C" w:rsidRPr="00046FEC">
          <w:rPr>
            <w:rStyle w:val="ae"/>
            <w:noProof/>
          </w:rPr>
          <w:t>Reset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_Toc162361283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10</w:t>
        </w:r>
        <w:r w:rsidR="0034699C">
          <w:rPr>
            <w:noProof/>
            <w:webHidden/>
          </w:rPr>
          <w:fldChar w:fldCharType="end"/>
        </w:r>
      </w:hyperlink>
    </w:p>
    <w:p w14:paraId="58A87A22" w14:textId="1CE971AE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84" w:history="1">
        <w:r w:rsidR="0034699C" w:rsidRPr="00046FEC">
          <w:rPr>
            <w:rStyle w:val="ae"/>
            <w:noProof/>
            <w:lang w:val="ru-RU"/>
          </w:rPr>
          <w:t xml:space="preserve">Рис. 12 – Подключение </w:t>
        </w:r>
        <w:r w:rsidR="0034699C" w:rsidRPr="00046FEC">
          <w:rPr>
            <w:rStyle w:val="ae"/>
            <w:noProof/>
          </w:rPr>
          <w:t>Avalon</w:t>
        </w:r>
        <w:r w:rsidR="0034699C" w:rsidRPr="00046FEC">
          <w:rPr>
            <w:rStyle w:val="ae"/>
            <w:noProof/>
            <w:lang w:val="ru-RU"/>
          </w:rPr>
          <w:t>-</w:t>
        </w:r>
        <w:r w:rsidR="0034699C" w:rsidRPr="00046FEC">
          <w:rPr>
            <w:rStyle w:val="ae"/>
            <w:noProof/>
          </w:rPr>
          <w:t>MM</w:t>
        </w:r>
        <w:r w:rsidR="0034699C" w:rsidRPr="00046FEC">
          <w:rPr>
            <w:rStyle w:val="ae"/>
            <w:noProof/>
            <w:lang w:val="ru-RU"/>
          </w:rPr>
          <w:t xml:space="preserve"> интерфейсов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_Toc162361284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10</w:t>
        </w:r>
        <w:r w:rsidR="0034699C">
          <w:rPr>
            <w:noProof/>
            <w:webHidden/>
          </w:rPr>
          <w:fldChar w:fldCharType="end"/>
        </w:r>
      </w:hyperlink>
    </w:p>
    <w:p w14:paraId="52623FB2" w14:textId="6308F323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85" w:history="1">
        <w:r w:rsidR="0034699C" w:rsidRPr="00046FEC">
          <w:rPr>
            <w:rStyle w:val="ae"/>
            <w:noProof/>
            <w:lang w:val="ru-RU"/>
          </w:rPr>
          <w:t>Рис. 13 – Фиксация адресов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_Toc162361285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10</w:t>
        </w:r>
        <w:r w:rsidR="0034699C">
          <w:rPr>
            <w:noProof/>
            <w:webHidden/>
          </w:rPr>
          <w:fldChar w:fldCharType="end"/>
        </w:r>
      </w:hyperlink>
    </w:p>
    <w:p w14:paraId="1E32653C" w14:textId="179C39A3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86" w:history="1">
        <w:r w:rsidR="0034699C" w:rsidRPr="00046FEC">
          <w:rPr>
            <w:rStyle w:val="ae"/>
            <w:noProof/>
            <w:lang w:val="ru-RU"/>
          </w:rPr>
          <w:t>Рис. 14 – Назначение правильных адресов для компонентов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_Toc162361286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11</w:t>
        </w:r>
        <w:r w:rsidR="0034699C">
          <w:rPr>
            <w:noProof/>
            <w:webHidden/>
          </w:rPr>
          <w:fldChar w:fldCharType="end"/>
        </w:r>
      </w:hyperlink>
    </w:p>
    <w:p w14:paraId="0E6272E9" w14:textId="5185F623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87" w:history="1">
        <w:r w:rsidR="0034699C" w:rsidRPr="00046FEC">
          <w:rPr>
            <w:rStyle w:val="ae"/>
            <w:noProof/>
            <w:lang w:val="ru-RU"/>
          </w:rPr>
          <w:t xml:space="preserve">Рис. </w:t>
        </w:r>
        <w:r w:rsidR="0034699C" w:rsidRPr="00046FEC">
          <w:rPr>
            <w:rStyle w:val="ae"/>
            <w:noProof/>
          </w:rPr>
          <w:t>15</w:t>
        </w:r>
        <w:r w:rsidR="0034699C" w:rsidRPr="00046FEC">
          <w:rPr>
            <w:rStyle w:val="ae"/>
            <w:noProof/>
            <w:lang w:val="ru-RU"/>
          </w:rPr>
          <w:t xml:space="preserve"> – Проверка корректности адресов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_Toc162361287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11</w:t>
        </w:r>
        <w:r w:rsidR="0034699C">
          <w:rPr>
            <w:noProof/>
            <w:webHidden/>
          </w:rPr>
          <w:fldChar w:fldCharType="end"/>
        </w:r>
      </w:hyperlink>
    </w:p>
    <w:p w14:paraId="71DF0C63" w14:textId="497490BC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88" w:history="1">
        <w:r w:rsidR="0034699C" w:rsidRPr="00046FEC">
          <w:rPr>
            <w:rStyle w:val="ae"/>
            <w:noProof/>
          </w:rPr>
          <w:t>Рис. 16</w:t>
        </w:r>
        <w:r w:rsidR="0034699C" w:rsidRPr="00046FEC">
          <w:rPr>
            <w:rStyle w:val="ae"/>
            <w:noProof/>
            <w:lang w:val="ru-RU"/>
          </w:rPr>
          <w:t xml:space="preserve"> – Экспорт выводов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_Toc162361288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11</w:t>
        </w:r>
        <w:r w:rsidR="0034699C">
          <w:rPr>
            <w:noProof/>
            <w:webHidden/>
          </w:rPr>
          <w:fldChar w:fldCharType="end"/>
        </w:r>
      </w:hyperlink>
    </w:p>
    <w:p w14:paraId="14EB3791" w14:textId="35DED21D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89" w:history="1">
        <w:r w:rsidR="0034699C" w:rsidRPr="00046FEC">
          <w:rPr>
            <w:rStyle w:val="ae"/>
            <w:noProof/>
            <w:lang w:val="ru-RU"/>
          </w:rPr>
          <w:t xml:space="preserve">Рис. 17 – Настройка компонента </w:t>
        </w:r>
        <w:r w:rsidR="0034699C" w:rsidRPr="00046FEC">
          <w:rPr>
            <w:rStyle w:val="ae"/>
            <w:noProof/>
          </w:rPr>
          <w:t>my</w:t>
        </w:r>
        <w:r w:rsidR="0034699C" w:rsidRPr="00046FEC">
          <w:rPr>
            <w:rStyle w:val="ae"/>
            <w:noProof/>
            <w:lang w:val="ru-RU"/>
          </w:rPr>
          <w:t>_</w:t>
        </w:r>
        <w:r w:rsidR="0034699C" w:rsidRPr="00046FEC">
          <w:rPr>
            <w:rStyle w:val="ae"/>
            <w:noProof/>
          </w:rPr>
          <w:t>master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_Toc162361289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12</w:t>
        </w:r>
        <w:r w:rsidR="0034699C">
          <w:rPr>
            <w:noProof/>
            <w:webHidden/>
          </w:rPr>
          <w:fldChar w:fldCharType="end"/>
        </w:r>
      </w:hyperlink>
    </w:p>
    <w:p w14:paraId="1EBF640F" w14:textId="295266F1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90" w:history="1">
        <w:r w:rsidR="0034699C" w:rsidRPr="00046FEC">
          <w:rPr>
            <w:rStyle w:val="ae"/>
            <w:noProof/>
            <w:lang w:val="ru-RU"/>
          </w:rPr>
          <w:t xml:space="preserve">Рис. </w:t>
        </w:r>
        <w:r w:rsidR="0034699C" w:rsidRPr="00046FEC">
          <w:rPr>
            <w:rStyle w:val="ae"/>
            <w:noProof/>
          </w:rPr>
          <w:t>18</w:t>
        </w:r>
        <w:r w:rsidR="0034699C" w:rsidRPr="00046FEC">
          <w:rPr>
            <w:rStyle w:val="ae"/>
            <w:noProof/>
            <w:lang w:val="ru-RU"/>
          </w:rPr>
          <w:t xml:space="preserve"> – Проверка системы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_Toc162361290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12</w:t>
        </w:r>
        <w:r w:rsidR="0034699C">
          <w:rPr>
            <w:noProof/>
            <w:webHidden/>
          </w:rPr>
          <w:fldChar w:fldCharType="end"/>
        </w:r>
      </w:hyperlink>
    </w:p>
    <w:p w14:paraId="2F6E57A3" w14:textId="5F0548A2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91" w:history="1">
        <w:r w:rsidR="0034699C" w:rsidRPr="00046FEC">
          <w:rPr>
            <w:rStyle w:val="ae"/>
            <w:noProof/>
            <w:lang w:val="ru-RU"/>
          </w:rPr>
          <w:t>Рис. 19 – Символ системы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_Toc162361291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13</w:t>
        </w:r>
        <w:r w:rsidR="0034699C">
          <w:rPr>
            <w:noProof/>
            <w:webHidden/>
          </w:rPr>
          <w:fldChar w:fldCharType="end"/>
        </w:r>
      </w:hyperlink>
    </w:p>
    <w:p w14:paraId="3724C6EE" w14:textId="56851D0F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92" w:history="1">
        <w:r w:rsidR="0034699C" w:rsidRPr="00046FEC">
          <w:rPr>
            <w:rStyle w:val="ae"/>
            <w:noProof/>
            <w:lang w:val="ru-RU"/>
          </w:rPr>
          <w:t>Рис</w:t>
        </w:r>
        <w:r w:rsidR="0034699C" w:rsidRPr="00046FEC">
          <w:rPr>
            <w:rStyle w:val="ae"/>
            <w:noProof/>
          </w:rPr>
          <w:t xml:space="preserve">. 20 – </w:t>
        </w:r>
        <w:r w:rsidR="0034699C" w:rsidRPr="00046FEC">
          <w:rPr>
            <w:rStyle w:val="ae"/>
            <w:noProof/>
            <w:lang w:val="ru-RU"/>
          </w:rPr>
          <w:t>Анализ</w:t>
        </w:r>
        <w:r w:rsidR="0034699C" w:rsidRPr="00046FEC">
          <w:rPr>
            <w:rStyle w:val="ae"/>
            <w:noProof/>
          </w:rPr>
          <w:t xml:space="preserve"> </w:t>
        </w:r>
        <w:r w:rsidR="0034699C" w:rsidRPr="00046FEC">
          <w:rPr>
            <w:rStyle w:val="ae"/>
            <w:noProof/>
            <w:lang w:val="ru-RU"/>
          </w:rPr>
          <w:t>проблемных</w:t>
        </w:r>
        <w:r w:rsidR="0034699C" w:rsidRPr="00046FEC">
          <w:rPr>
            <w:rStyle w:val="ae"/>
            <w:noProof/>
          </w:rPr>
          <w:t xml:space="preserve"> </w:t>
        </w:r>
        <w:r w:rsidR="0034699C" w:rsidRPr="00046FEC">
          <w:rPr>
            <w:rStyle w:val="ae"/>
            <w:noProof/>
            <w:lang w:val="ru-RU"/>
          </w:rPr>
          <w:t>подключений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_Toc162361292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13</w:t>
        </w:r>
        <w:r w:rsidR="0034699C">
          <w:rPr>
            <w:noProof/>
            <w:webHidden/>
          </w:rPr>
          <w:fldChar w:fldCharType="end"/>
        </w:r>
      </w:hyperlink>
    </w:p>
    <w:p w14:paraId="18F07394" w14:textId="497DFEF5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93" w:history="1">
        <w:r w:rsidR="0034699C" w:rsidRPr="00046FEC">
          <w:rPr>
            <w:rStyle w:val="ae"/>
            <w:noProof/>
          </w:rPr>
          <w:t>Рис. 21 – Show System with QSYS Interconnect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_Toc162361293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14</w:t>
        </w:r>
        <w:r w:rsidR="0034699C">
          <w:rPr>
            <w:noProof/>
            <w:webHidden/>
          </w:rPr>
          <w:fldChar w:fldCharType="end"/>
        </w:r>
      </w:hyperlink>
    </w:p>
    <w:p w14:paraId="5B8EA372" w14:textId="28F83346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94" w:history="1">
        <w:r w:rsidR="0034699C" w:rsidRPr="00046FEC">
          <w:rPr>
            <w:rStyle w:val="ae"/>
            <w:noProof/>
            <w:lang w:val="ru-RU"/>
          </w:rPr>
          <w:t xml:space="preserve">Рис. 22 – </w:t>
        </w:r>
        <w:r w:rsidR="0034699C" w:rsidRPr="00046FEC">
          <w:rPr>
            <w:rStyle w:val="ae"/>
            <w:noProof/>
          </w:rPr>
          <w:t>Schematic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_Toc162361294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14</w:t>
        </w:r>
        <w:r w:rsidR="0034699C">
          <w:rPr>
            <w:noProof/>
            <w:webHidden/>
          </w:rPr>
          <w:fldChar w:fldCharType="end"/>
        </w:r>
      </w:hyperlink>
    </w:p>
    <w:p w14:paraId="0A212C7A" w14:textId="4B12CB67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95" w:history="1">
        <w:r w:rsidR="0034699C" w:rsidRPr="00046FEC">
          <w:rPr>
            <w:rStyle w:val="ae"/>
            <w:noProof/>
            <w:lang w:val="ru-RU"/>
          </w:rPr>
          <w:t xml:space="preserve">Рис. </w:t>
        </w:r>
        <w:r w:rsidR="0034699C" w:rsidRPr="00046FEC">
          <w:rPr>
            <w:rStyle w:val="ae"/>
            <w:noProof/>
          </w:rPr>
          <w:t>23</w:t>
        </w:r>
        <w:r w:rsidR="0034699C" w:rsidRPr="00046FEC">
          <w:rPr>
            <w:rStyle w:val="ae"/>
            <w:noProof/>
            <w:lang w:val="ru-RU"/>
          </w:rPr>
          <w:t xml:space="preserve"> – Предустановки окна </w:t>
        </w:r>
        <w:r w:rsidR="0034699C" w:rsidRPr="00046FEC">
          <w:rPr>
            <w:rStyle w:val="ae"/>
            <w:noProof/>
          </w:rPr>
          <w:t>Genreration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_Toc162361295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15</w:t>
        </w:r>
        <w:r w:rsidR="0034699C">
          <w:rPr>
            <w:noProof/>
            <w:webHidden/>
          </w:rPr>
          <w:fldChar w:fldCharType="end"/>
        </w:r>
      </w:hyperlink>
    </w:p>
    <w:p w14:paraId="35B3F28D" w14:textId="05ED2473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96" w:history="1">
        <w:r w:rsidR="0034699C" w:rsidRPr="00046FEC">
          <w:rPr>
            <w:rStyle w:val="ae"/>
            <w:noProof/>
            <w:lang w:val="ru-RU"/>
          </w:rPr>
          <w:t xml:space="preserve">Рис. 24 – Проверка успешности генерации </w:t>
        </w:r>
        <w:r w:rsidR="0034699C" w:rsidRPr="00046FEC">
          <w:rPr>
            <w:rStyle w:val="ae"/>
            <w:noProof/>
          </w:rPr>
          <w:t>HDL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_Toc162361296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15</w:t>
        </w:r>
        <w:r w:rsidR="0034699C">
          <w:rPr>
            <w:noProof/>
            <w:webHidden/>
          </w:rPr>
          <w:fldChar w:fldCharType="end"/>
        </w:r>
      </w:hyperlink>
    </w:p>
    <w:p w14:paraId="536CE7D5" w14:textId="41DC4D7E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97" w:history="1">
        <w:r w:rsidR="0034699C" w:rsidRPr="00046FEC">
          <w:rPr>
            <w:rStyle w:val="ae"/>
            <w:noProof/>
            <w:lang w:val="ru-RU"/>
          </w:rPr>
          <w:t xml:space="preserve">Рис. </w:t>
        </w:r>
        <w:r w:rsidR="0034699C" w:rsidRPr="00046FEC">
          <w:rPr>
            <w:rStyle w:val="ae"/>
            <w:noProof/>
          </w:rPr>
          <w:t>25</w:t>
        </w:r>
        <w:r w:rsidR="0034699C" w:rsidRPr="00046FEC">
          <w:rPr>
            <w:rStyle w:val="ae"/>
            <w:noProof/>
            <w:lang w:val="ru-RU"/>
          </w:rPr>
          <w:t xml:space="preserve"> – Файл компонента </w:t>
        </w:r>
        <w:r w:rsidR="0034699C" w:rsidRPr="00046FEC">
          <w:rPr>
            <w:rStyle w:val="ae"/>
            <w:noProof/>
          </w:rPr>
          <w:t>my</w:t>
        </w:r>
        <w:r w:rsidR="0034699C" w:rsidRPr="00046FEC">
          <w:rPr>
            <w:rStyle w:val="ae"/>
            <w:noProof/>
            <w:lang w:val="ru-RU"/>
          </w:rPr>
          <w:t>_</w:t>
        </w:r>
        <w:r w:rsidR="0034699C" w:rsidRPr="00046FEC">
          <w:rPr>
            <w:rStyle w:val="ae"/>
            <w:noProof/>
          </w:rPr>
          <w:t>master (1)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_Toc162361297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15</w:t>
        </w:r>
        <w:r w:rsidR="0034699C">
          <w:rPr>
            <w:noProof/>
            <w:webHidden/>
          </w:rPr>
          <w:fldChar w:fldCharType="end"/>
        </w:r>
      </w:hyperlink>
    </w:p>
    <w:p w14:paraId="1406C3B4" w14:textId="4929F5F7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98" w:history="1">
        <w:r w:rsidR="0034699C" w:rsidRPr="00046FEC">
          <w:rPr>
            <w:rStyle w:val="ae"/>
            <w:noProof/>
            <w:lang w:val="ru-RU"/>
          </w:rPr>
          <w:t xml:space="preserve">Рис. 26 – Файл компонента </w:t>
        </w:r>
        <w:r w:rsidR="0034699C" w:rsidRPr="00046FEC">
          <w:rPr>
            <w:rStyle w:val="ae"/>
            <w:noProof/>
          </w:rPr>
          <w:t>my</w:t>
        </w:r>
        <w:r w:rsidR="0034699C" w:rsidRPr="00046FEC">
          <w:rPr>
            <w:rStyle w:val="ae"/>
            <w:noProof/>
            <w:lang w:val="ru-RU"/>
          </w:rPr>
          <w:t>_</w:t>
        </w:r>
        <w:r w:rsidR="0034699C" w:rsidRPr="00046FEC">
          <w:rPr>
            <w:rStyle w:val="ae"/>
            <w:noProof/>
          </w:rPr>
          <w:t>master</w:t>
        </w:r>
        <w:r w:rsidR="0034699C" w:rsidRPr="00046FEC">
          <w:rPr>
            <w:rStyle w:val="ae"/>
            <w:noProof/>
            <w:lang w:val="ru-RU"/>
          </w:rPr>
          <w:t xml:space="preserve"> (2)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_Toc162361298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16</w:t>
        </w:r>
        <w:r w:rsidR="0034699C">
          <w:rPr>
            <w:noProof/>
            <w:webHidden/>
          </w:rPr>
          <w:fldChar w:fldCharType="end"/>
        </w:r>
      </w:hyperlink>
    </w:p>
    <w:p w14:paraId="628E8464" w14:textId="7A434868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299" w:history="1">
        <w:r w:rsidR="0034699C" w:rsidRPr="00046FEC">
          <w:rPr>
            <w:rStyle w:val="ae"/>
            <w:noProof/>
            <w:lang w:val="ru-RU"/>
          </w:rPr>
          <w:t xml:space="preserve">Рис. </w:t>
        </w:r>
        <w:r w:rsidR="0034699C" w:rsidRPr="00046FEC">
          <w:rPr>
            <w:rStyle w:val="ae"/>
            <w:noProof/>
          </w:rPr>
          <w:t>27</w:t>
        </w:r>
        <w:r w:rsidR="0034699C" w:rsidRPr="00046FEC">
          <w:rPr>
            <w:rStyle w:val="ae"/>
            <w:noProof/>
            <w:lang w:val="ru-RU"/>
          </w:rPr>
          <w:t xml:space="preserve"> – Файл компонента </w:t>
        </w:r>
        <w:r w:rsidR="0034699C" w:rsidRPr="00046FEC">
          <w:rPr>
            <w:rStyle w:val="ae"/>
            <w:noProof/>
          </w:rPr>
          <w:t>my</w:t>
        </w:r>
        <w:r w:rsidR="0034699C" w:rsidRPr="00046FEC">
          <w:rPr>
            <w:rStyle w:val="ae"/>
            <w:noProof/>
            <w:lang w:val="ru-RU"/>
          </w:rPr>
          <w:t>_</w:t>
        </w:r>
        <w:r w:rsidR="0034699C" w:rsidRPr="00046FEC">
          <w:rPr>
            <w:rStyle w:val="ae"/>
            <w:noProof/>
          </w:rPr>
          <w:t>slave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_Toc162361299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16</w:t>
        </w:r>
        <w:r w:rsidR="0034699C">
          <w:rPr>
            <w:noProof/>
            <w:webHidden/>
          </w:rPr>
          <w:fldChar w:fldCharType="end"/>
        </w:r>
      </w:hyperlink>
    </w:p>
    <w:p w14:paraId="1079CC6B" w14:textId="7A8522F3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00" w:history="1">
        <w:r w:rsidR="0034699C" w:rsidRPr="00046FEC">
          <w:rPr>
            <w:rStyle w:val="ae"/>
            <w:noProof/>
          </w:rPr>
          <w:t>Рис. 28</w:t>
        </w:r>
        <w:r w:rsidR="0034699C" w:rsidRPr="00046FEC">
          <w:rPr>
            <w:rStyle w:val="ae"/>
            <w:noProof/>
            <w:lang w:val="ru-RU"/>
            <w14:ligatures w14:val="none"/>
          </w:rPr>
          <w:t xml:space="preserve"> – Файл компонента </w:t>
        </w:r>
        <w:r w:rsidR="0034699C" w:rsidRPr="00046FEC">
          <w:rPr>
            <w:rStyle w:val="ae"/>
            <w:noProof/>
            <w14:ligatures w14:val="none"/>
          </w:rPr>
          <w:t>my</w:t>
        </w:r>
        <w:r w:rsidR="0034699C" w:rsidRPr="00046FEC">
          <w:rPr>
            <w:rStyle w:val="ae"/>
            <w:noProof/>
            <w:lang w:val="ru-RU"/>
            <w14:ligatures w14:val="none"/>
          </w:rPr>
          <w:t>_</w:t>
        </w:r>
        <w:r w:rsidR="0034699C" w:rsidRPr="00046FEC">
          <w:rPr>
            <w:rStyle w:val="ae"/>
            <w:noProof/>
            <w14:ligatures w14:val="none"/>
          </w:rPr>
          <w:t>slave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_Toc162361300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17</w:t>
        </w:r>
        <w:r w:rsidR="0034699C">
          <w:rPr>
            <w:noProof/>
            <w:webHidden/>
          </w:rPr>
          <w:fldChar w:fldCharType="end"/>
        </w:r>
      </w:hyperlink>
    </w:p>
    <w:p w14:paraId="2BA3E16A" w14:textId="4BF1AD46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01" w:history="1">
        <w:r w:rsidR="0034699C" w:rsidRPr="00046FEC">
          <w:rPr>
            <w:rStyle w:val="ae"/>
            <w:noProof/>
            <w:lang w:val="ru-RU"/>
          </w:rPr>
          <w:t xml:space="preserve">Рис. </w:t>
        </w:r>
        <w:r w:rsidR="0034699C" w:rsidRPr="00046FEC">
          <w:rPr>
            <w:rStyle w:val="ae"/>
            <w:noProof/>
          </w:rPr>
          <w:t>29</w:t>
        </w:r>
        <w:r w:rsidR="0034699C" w:rsidRPr="00046FEC">
          <w:rPr>
            <w:rStyle w:val="ae"/>
            <w:noProof/>
            <w:lang w:val="ru-RU"/>
          </w:rPr>
          <w:t xml:space="preserve"> – Подключение файлов к проекту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_Toc162361301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17</w:t>
        </w:r>
        <w:r w:rsidR="0034699C">
          <w:rPr>
            <w:noProof/>
            <w:webHidden/>
          </w:rPr>
          <w:fldChar w:fldCharType="end"/>
        </w:r>
      </w:hyperlink>
    </w:p>
    <w:p w14:paraId="490B705B" w14:textId="3BFC4F23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02" w:history="1">
        <w:r w:rsidR="0034699C" w:rsidRPr="00046FEC">
          <w:rPr>
            <w:rStyle w:val="ae"/>
            <w:noProof/>
            <w:lang w:val="ru-RU"/>
          </w:rPr>
          <w:t>Рис</w:t>
        </w:r>
        <w:r w:rsidR="0034699C" w:rsidRPr="00046FEC">
          <w:rPr>
            <w:rStyle w:val="ae"/>
            <w:noProof/>
          </w:rPr>
          <w:t xml:space="preserve">. 30 – </w:t>
        </w:r>
        <w:r w:rsidR="0034699C" w:rsidRPr="00046FEC">
          <w:rPr>
            <w:rStyle w:val="ae"/>
            <w:noProof/>
            <w:lang w:val="ru-RU"/>
          </w:rPr>
          <w:t>Синтаксис</w:t>
        </w:r>
        <w:r w:rsidR="0034699C" w:rsidRPr="00046FEC">
          <w:rPr>
            <w:rStyle w:val="ae"/>
            <w:noProof/>
          </w:rPr>
          <w:t xml:space="preserve"> </w:t>
        </w:r>
        <w:r w:rsidR="0034699C" w:rsidRPr="00046FEC">
          <w:rPr>
            <w:rStyle w:val="ae"/>
            <w:noProof/>
            <w:lang w:val="ru-RU"/>
          </w:rPr>
          <w:t>файла</w:t>
        </w:r>
        <w:r w:rsidR="0034699C" w:rsidRPr="00046FEC">
          <w:rPr>
            <w:rStyle w:val="ae"/>
            <w:noProof/>
          </w:rPr>
          <w:t xml:space="preserve"> lab_PD3_top.sv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_Toc162361302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18</w:t>
        </w:r>
        <w:r w:rsidR="0034699C">
          <w:rPr>
            <w:noProof/>
            <w:webHidden/>
          </w:rPr>
          <w:fldChar w:fldCharType="end"/>
        </w:r>
      </w:hyperlink>
    </w:p>
    <w:p w14:paraId="56E22C86" w14:textId="0CFE3FCC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03" w:history="1">
        <w:r w:rsidR="0034699C" w:rsidRPr="00046FEC">
          <w:rPr>
            <w:rStyle w:val="ae"/>
            <w:noProof/>
            <w:lang w:val="ru-RU"/>
          </w:rPr>
          <w:t xml:space="preserve">Рис. 31 – Схема проекта в </w:t>
        </w:r>
        <w:r w:rsidR="0034699C" w:rsidRPr="00046FEC">
          <w:rPr>
            <w:rStyle w:val="ae"/>
            <w:noProof/>
          </w:rPr>
          <w:t>RTL</w:t>
        </w:r>
        <w:r w:rsidR="0034699C" w:rsidRPr="00046FEC">
          <w:rPr>
            <w:rStyle w:val="ae"/>
            <w:noProof/>
            <w:lang w:val="ru-RU"/>
          </w:rPr>
          <w:t xml:space="preserve"> </w:t>
        </w:r>
        <w:r w:rsidR="0034699C" w:rsidRPr="00046FEC">
          <w:rPr>
            <w:rStyle w:val="ae"/>
            <w:noProof/>
          </w:rPr>
          <w:t>Viewer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_Toc162361303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18</w:t>
        </w:r>
        <w:r w:rsidR="0034699C">
          <w:rPr>
            <w:noProof/>
            <w:webHidden/>
          </w:rPr>
          <w:fldChar w:fldCharType="end"/>
        </w:r>
      </w:hyperlink>
    </w:p>
    <w:p w14:paraId="3DD2E5E0" w14:textId="7BFD77B7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04" w:history="1">
        <w:r w:rsidR="0034699C" w:rsidRPr="00046FEC">
          <w:rPr>
            <w:rStyle w:val="ae"/>
            <w:noProof/>
            <w:lang w:val="ru-RU"/>
          </w:rPr>
          <w:t>Рис</w:t>
        </w:r>
        <w:r w:rsidR="0034699C" w:rsidRPr="00046FEC">
          <w:rPr>
            <w:rStyle w:val="ae"/>
            <w:noProof/>
          </w:rPr>
          <w:t xml:space="preserve">. 32 – </w:t>
        </w:r>
        <w:r w:rsidR="0034699C" w:rsidRPr="00046FEC">
          <w:rPr>
            <w:rStyle w:val="ae"/>
            <w:noProof/>
            <w:lang w:val="ru-RU"/>
          </w:rPr>
          <w:t>Тестовый</w:t>
        </w:r>
        <w:r w:rsidR="0034699C" w:rsidRPr="00046FEC">
          <w:rPr>
            <w:rStyle w:val="ae"/>
            <w:noProof/>
          </w:rPr>
          <w:t xml:space="preserve"> </w:t>
        </w:r>
        <w:r w:rsidR="0034699C" w:rsidRPr="00046FEC">
          <w:rPr>
            <w:rStyle w:val="ae"/>
            <w:noProof/>
            <w:lang w:val="ru-RU"/>
          </w:rPr>
          <w:t>файл</w:t>
        </w:r>
        <w:r w:rsidR="0034699C" w:rsidRPr="00046FEC">
          <w:rPr>
            <w:rStyle w:val="ae"/>
            <w:noProof/>
          </w:rPr>
          <w:t xml:space="preserve"> tb_lab_PD2_top.sv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_Toc162361304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19</w:t>
        </w:r>
        <w:r w:rsidR="0034699C">
          <w:rPr>
            <w:noProof/>
            <w:webHidden/>
          </w:rPr>
          <w:fldChar w:fldCharType="end"/>
        </w:r>
      </w:hyperlink>
    </w:p>
    <w:p w14:paraId="5EC98A01" w14:textId="3B91468A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05" w:history="1">
        <w:r w:rsidR="0034699C" w:rsidRPr="00046FEC">
          <w:rPr>
            <w:rStyle w:val="ae"/>
            <w:noProof/>
            <w:lang w:val="ru-RU"/>
          </w:rPr>
          <w:t>Рис</w:t>
        </w:r>
        <w:r w:rsidR="0034699C" w:rsidRPr="00046FEC">
          <w:rPr>
            <w:rStyle w:val="ae"/>
            <w:noProof/>
          </w:rPr>
          <w:t xml:space="preserve">. 33 – </w:t>
        </w:r>
        <w:r w:rsidR="0034699C" w:rsidRPr="00046FEC">
          <w:rPr>
            <w:rStyle w:val="ae"/>
            <w:noProof/>
            <w:lang w:val="ru-RU"/>
          </w:rPr>
          <w:t>Тестовый</w:t>
        </w:r>
        <w:r w:rsidR="0034699C" w:rsidRPr="00046FEC">
          <w:rPr>
            <w:rStyle w:val="ae"/>
            <w:noProof/>
          </w:rPr>
          <w:t xml:space="preserve"> </w:t>
        </w:r>
        <w:r w:rsidR="0034699C" w:rsidRPr="00046FEC">
          <w:rPr>
            <w:rStyle w:val="ae"/>
            <w:noProof/>
            <w:lang w:val="ru-RU"/>
          </w:rPr>
          <w:t>файл</w:t>
        </w:r>
        <w:r w:rsidR="0034699C" w:rsidRPr="00046FEC">
          <w:rPr>
            <w:rStyle w:val="ae"/>
            <w:noProof/>
          </w:rPr>
          <w:t xml:space="preserve"> tb_lab_PD2_top.sv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_Toc162361305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19</w:t>
        </w:r>
        <w:r w:rsidR="0034699C">
          <w:rPr>
            <w:noProof/>
            <w:webHidden/>
          </w:rPr>
          <w:fldChar w:fldCharType="end"/>
        </w:r>
      </w:hyperlink>
    </w:p>
    <w:p w14:paraId="74C03B13" w14:textId="576784AA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06" w:history="1">
        <w:r w:rsidR="0034699C" w:rsidRPr="00046FEC">
          <w:rPr>
            <w:rStyle w:val="ae"/>
            <w:noProof/>
            <w:lang w:val="ru-RU"/>
          </w:rPr>
          <w:t xml:space="preserve">Рис. 34 – Моделирование проекта средствами </w:t>
        </w:r>
        <w:r w:rsidR="0034699C" w:rsidRPr="00046FEC">
          <w:rPr>
            <w:rStyle w:val="ae"/>
            <w:noProof/>
          </w:rPr>
          <w:t>ModelSim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_Toc162361306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20</w:t>
        </w:r>
        <w:r w:rsidR="0034699C">
          <w:rPr>
            <w:noProof/>
            <w:webHidden/>
          </w:rPr>
          <w:fldChar w:fldCharType="end"/>
        </w:r>
      </w:hyperlink>
    </w:p>
    <w:p w14:paraId="0DA74BA1" w14:textId="4845DF5E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07" w:history="1">
        <w:r w:rsidR="0034699C" w:rsidRPr="00046FEC">
          <w:rPr>
            <w:rStyle w:val="ae"/>
            <w:noProof/>
            <w:lang w:val="ru-RU"/>
          </w:rPr>
          <w:t>Рис. 35 – Файл для отладки модуля верхнего уровня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_Toc162361307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21</w:t>
        </w:r>
        <w:r w:rsidR="0034699C">
          <w:rPr>
            <w:noProof/>
            <w:webHidden/>
          </w:rPr>
          <w:fldChar w:fldCharType="end"/>
        </w:r>
      </w:hyperlink>
    </w:p>
    <w:p w14:paraId="660D1F8D" w14:textId="79B4F944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08" w:history="1">
        <w:r w:rsidR="0034699C" w:rsidRPr="00046FEC">
          <w:rPr>
            <w:rStyle w:val="ae"/>
            <w:noProof/>
            <w:lang w:val="ru-RU"/>
          </w:rPr>
          <w:t xml:space="preserve">Рис. 36 – Схема проекта с добавлением </w:t>
        </w:r>
        <w:r w:rsidR="0034699C" w:rsidRPr="00046FEC">
          <w:rPr>
            <w:rStyle w:val="ae"/>
            <w:noProof/>
          </w:rPr>
          <w:t>SP</w:t>
        </w:r>
        <w:r w:rsidR="0034699C" w:rsidRPr="00046FEC">
          <w:rPr>
            <w:rStyle w:val="ae"/>
            <w:noProof/>
            <w:lang w:val="ru-RU"/>
          </w:rPr>
          <w:t>_</w:t>
        </w:r>
        <w:r w:rsidR="0034699C" w:rsidRPr="00046FEC">
          <w:rPr>
            <w:rStyle w:val="ae"/>
            <w:noProof/>
          </w:rPr>
          <w:t>unit</w:t>
        </w:r>
        <w:r w:rsidR="0034699C" w:rsidRPr="00046FEC">
          <w:rPr>
            <w:rStyle w:val="ae"/>
            <w:noProof/>
            <w:lang w:val="ru-RU"/>
          </w:rPr>
          <w:t xml:space="preserve"> в </w:t>
        </w:r>
        <w:r w:rsidR="0034699C" w:rsidRPr="00046FEC">
          <w:rPr>
            <w:rStyle w:val="ae"/>
            <w:noProof/>
          </w:rPr>
          <w:t>RTL</w:t>
        </w:r>
        <w:r w:rsidR="0034699C" w:rsidRPr="00046FEC">
          <w:rPr>
            <w:rStyle w:val="ae"/>
            <w:noProof/>
            <w:lang w:val="ru-RU"/>
          </w:rPr>
          <w:t xml:space="preserve"> </w:t>
        </w:r>
        <w:r w:rsidR="0034699C" w:rsidRPr="00046FEC">
          <w:rPr>
            <w:rStyle w:val="ae"/>
            <w:noProof/>
          </w:rPr>
          <w:t>Viewer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_Toc162361308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21</w:t>
        </w:r>
        <w:r w:rsidR="0034699C">
          <w:rPr>
            <w:noProof/>
            <w:webHidden/>
          </w:rPr>
          <w:fldChar w:fldCharType="end"/>
        </w:r>
      </w:hyperlink>
    </w:p>
    <w:p w14:paraId="208049AE" w14:textId="5AAF40BC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09" w:history="1">
        <w:r w:rsidR="0034699C" w:rsidRPr="00046FEC">
          <w:rPr>
            <w:rStyle w:val="ae"/>
            <w:noProof/>
            <w:lang w:val="ru-RU"/>
          </w:rPr>
          <w:t>Рис. 37 – Сигналы логического анализатора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_Toc162361309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21</w:t>
        </w:r>
        <w:r w:rsidR="0034699C">
          <w:rPr>
            <w:noProof/>
            <w:webHidden/>
          </w:rPr>
          <w:fldChar w:fldCharType="end"/>
        </w:r>
      </w:hyperlink>
    </w:p>
    <w:p w14:paraId="74974970" w14:textId="735F23D5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10" w:history="1">
        <w:r w:rsidR="0034699C" w:rsidRPr="00046FEC">
          <w:rPr>
            <w:rStyle w:val="ae"/>
            <w:noProof/>
            <w:lang w:val="ru-RU"/>
          </w:rPr>
          <w:t>Рис. 38 – Конечный автомат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_Toc162361310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22</w:t>
        </w:r>
        <w:r w:rsidR="0034699C">
          <w:rPr>
            <w:noProof/>
            <w:webHidden/>
          </w:rPr>
          <w:fldChar w:fldCharType="end"/>
        </w:r>
      </w:hyperlink>
    </w:p>
    <w:p w14:paraId="6AE9347D" w14:textId="0C9FE7E4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11" w:history="1">
        <w:r w:rsidR="0034699C" w:rsidRPr="00046FEC">
          <w:rPr>
            <w:rStyle w:val="ae"/>
            <w:noProof/>
            <w:lang w:val="ru-RU"/>
          </w:rPr>
          <w:t xml:space="preserve">Рис. 39 – Настройка окна </w:t>
        </w:r>
        <w:r w:rsidR="0034699C" w:rsidRPr="00046FEC">
          <w:rPr>
            <w:rStyle w:val="ae"/>
            <w:noProof/>
          </w:rPr>
          <w:t>Signal</w:t>
        </w:r>
        <w:r w:rsidR="0034699C" w:rsidRPr="00046FEC">
          <w:rPr>
            <w:rStyle w:val="ae"/>
            <w:noProof/>
            <w:lang w:val="ru-RU"/>
          </w:rPr>
          <w:t xml:space="preserve"> </w:t>
        </w:r>
        <w:r w:rsidR="0034699C" w:rsidRPr="00046FEC">
          <w:rPr>
            <w:rStyle w:val="ae"/>
            <w:noProof/>
          </w:rPr>
          <w:t>Tap</w:t>
        </w:r>
        <w:r w:rsidR="0034699C" w:rsidRPr="00046FEC">
          <w:rPr>
            <w:rStyle w:val="ae"/>
            <w:noProof/>
            <w:lang w:val="ru-RU"/>
          </w:rPr>
          <w:t xml:space="preserve"> </w:t>
        </w:r>
        <w:r w:rsidR="0034699C" w:rsidRPr="00046FEC">
          <w:rPr>
            <w:rStyle w:val="ae"/>
            <w:noProof/>
          </w:rPr>
          <w:t>II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_Toc162361311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22</w:t>
        </w:r>
        <w:r w:rsidR="0034699C">
          <w:rPr>
            <w:noProof/>
            <w:webHidden/>
          </w:rPr>
          <w:fldChar w:fldCharType="end"/>
        </w:r>
      </w:hyperlink>
    </w:p>
    <w:p w14:paraId="0F8F8158" w14:textId="53FE7496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12" w:history="1">
        <w:r w:rsidR="0034699C" w:rsidRPr="00046FEC">
          <w:rPr>
            <w:rStyle w:val="ae"/>
            <w:noProof/>
            <w:lang w:val="ru-RU"/>
          </w:rPr>
          <w:t>Рис. 40 – Временные характеристики устройства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_Toc162361312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22</w:t>
        </w:r>
        <w:r w:rsidR="0034699C">
          <w:rPr>
            <w:noProof/>
            <w:webHidden/>
          </w:rPr>
          <w:fldChar w:fldCharType="end"/>
        </w:r>
      </w:hyperlink>
    </w:p>
    <w:p w14:paraId="0F61D008" w14:textId="137AFCEC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13" w:history="1">
        <w:r w:rsidR="0034699C" w:rsidRPr="00046FEC">
          <w:rPr>
            <w:rStyle w:val="ae"/>
            <w:noProof/>
            <w:lang w:val="ru-RU"/>
          </w:rPr>
          <w:t xml:space="preserve">Рис. 41 – Результат </w:t>
        </w:r>
        <w:r w:rsidR="0034699C" w:rsidRPr="00046FEC">
          <w:rPr>
            <w:rStyle w:val="ae"/>
            <w:noProof/>
          </w:rPr>
          <w:t>SignalTap</w:t>
        </w:r>
        <w:r w:rsidR="0034699C" w:rsidRPr="00046FEC">
          <w:rPr>
            <w:rStyle w:val="ae"/>
            <w:noProof/>
            <w:lang w:val="ru-RU"/>
          </w:rPr>
          <w:t xml:space="preserve"> </w:t>
        </w:r>
        <w:r w:rsidR="0034699C" w:rsidRPr="00046FEC">
          <w:rPr>
            <w:rStyle w:val="ae"/>
            <w:noProof/>
          </w:rPr>
          <w:t>II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_Toc162361313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22</w:t>
        </w:r>
        <w:r w:rsidR="0034699C">
          <w:rPr>
            <w:noProof/>
            <w:webHidden/>
          </w:rPr>
          <w:fldChar w:fldCharType="end"/>
        </w:r>
      </w:hyperlink>
    </w:p>
    <w:p w14:paraId="36768C30" w14:textId="01BE32DD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14" w:history="1">
        <w:r w:rsidR="0034699C" w:rsidRPr="00046FEC">
          <w:rPr>
            <w:rStyle w:val="ae"/>
            <w:noProof/>
            <w:lang w:val="ru-RU"/>
          </w:rPr>
          <w:t xml:space="preserve">Рис. 42 – Изменение адресов для </w:t>
        </w:r>
        <w:r w:rsidR="0034699C" w:rsidRPr="00046FEC">
          <w:rPr>
            <w:rStyle w:val="ae"/>
            <w:noProof/>
          </w:rPr>
          <w:t>slave</w:t>
        </w:r>
        <w:r w:rsidR="0034699C" w:rsidRPr="00046FEC">
          <w:rPr>
            <w:rStyle w:val="ae"/>
            <w:noProof/>
            <w:lang w:val="ru-RU"/>
          </w:rPr>
          <w:t>’ов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_Toc162361314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23</w:t>
        </w:r>
        <w:r w:rsidR="0034699C">
          <w:rPr>
            <w:noProof/>
            <w:webHidden/>
          </w:rPr>
          <w:fldChar w:fldCharType="end"/>
        </w:r>
      </w:hyperlink>
    </w:p>
    <w:p w14:paraId="7CECD9A3" w14:textId="62F5D3C7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15" w:history="1">
        <w:r w:rsidR="0034699C" w:rsidRPr="00046FEC">
          <w:rPr>
            <w:rStyle w:val="ae"/>
            <w:noProof/>
            <w:lang w:val="ru-RU"/>
          </w:rPr>
          <w:t xml:space="preserve">Рис. 43 – Изменённое окно </w:t>
        </w:r>
        <w:r w:rsidR="0034699C" w:rsidRPr="00046FEC">
          <w:rPr>
            <w:rStyle w:val="ae"/>
            <w:noProof/>
          </w:rPr>
          <w:t>Address Map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_Toc162361315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23</w:t>
        </w:r>
        <w:r w:rsidR="0034699C">
          <w:rPr>
            <w:noProof/>
            <w:webHidden/>
          </w:rPr>
          <w:fldChar w:fldCharType="end"/>
        </w:r>
      </w:hyperlink>
    </w:p>
    <w:p w14:paraId="25663801" w14:textId="01784AC2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16" w:history="1">
        <w:r w:rsidR="0034699C" w:rsidRPr="00046FEC">
          <w:rPr>
            <w:rStyle w:val="ae"/>
            <w:noProof/>
          </w:rPr>
          <w:t>Рис. 44</w:t>
        </w:r>
        <w:r w:rsidR="0034699C" w:rsidRPr="00046FEC">
          <w:rPr>
            <w:rStyle w:val="ae"/>
            <w:noProof/>
            <w:lang w:val="ru-RU"/>
          </w:rPr>
          <w:t xml:space="preserve"> – Изменённый модуль </w:t>
        </w:r>
        <w:r w:rsidR="0034699C" w:rsidRPr="00046FEC">
          <w:rPr>
            <w:rStyle w:val="ae"/>
            <w:noProof/>
          </w:rPr>
          <w:t>master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_Toc162361316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23</w:t>
        </w:r>
        <w:r w:rsidR="0034699C">
          <w:rPr>
            <w:noProof/>
            <w:webHidden/>
          </w:rPr>
          <w:fldChar w:fldCharType="end"/>
        </w:r>
      </w:hyperlink>
    </w:p>
    <w:p w14:paraId="5D7F4685" w14:textId="4C11FCCB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17" w:history="1">
        <w:r w:rsidR="0034699C" w:rsidRPr="00046FEC">
          <w:rPr>
            <w:rStyle w:val="ae"/>
            <w:noProof/>
            <w:lang w:val="ru-RU"/>
          </w:rPr>
          <w:t xml:space="preserve">Рис. 34 – Моделирование проекта средствами </w:t>
        </w:r>
        <w:r w:rsidR="0034699C" w:rsidRPr="00046FEC">
          <w:rPr>
            <w:rStyle w:val="ae"/>
            <w:noProof/>
          </w:rPr>
          <w:t>ModelSim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_Toc162361317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24</w:t>
        </w:r>
        <w:r w:rsidR="0034699C">
          <w:rPr>
            <w:noProof/>
            <w:webHidden/>
          </w:rPr>
          <w:fldChar w:fldCharType="end"/>
        </w:r>
      </w:hyperlink>
    </w:p>
    <w:p w14:paraId="76C13315" w14:textId="40C13334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18" w:history="1">
        <w:r w:rsidR="0034699C" w:rsidRPr="00046FEC">
          <w:rPr>
            <w:rStyle w:val="ae"/>
            <w:noProof/>
            <w:lang w:val="ru-RU"/>
          </w:rPr>
          <w:t>Рис. 51 – Временные характеристики устройства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_Toc162361318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24</w:t>
        </w:r>
        <w:r w:rsidR="0034699C">
          <w:rPr>
            <w:noProof/>
            <w:webHidden/>
          </w:rPr>
          <w:fldChar w:fldCharType="end"/>
        </w:r>
      </w:hyperlink>
    </w:p>
    <w:p w14:paraId="6CD19381" w14:textId="06AE0461" w:rsidR="0034699C" w:rsidRDefault="00000000">
      <w:pPr>
        <w:pStyle w:val="af"/>
        <w:tabs>
          <w:tab w:val="right" w:leader="dot" w:pos="9345"/>
        </w:tabs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2361319" w:history="1">
        <w:r w:rsidR="0034699C" w:rsidRPr="00046FEC">
          <w:rPr>
            <w:rStyle w:val="ae"/>
            <w:noProof/>
            <w:lang w:val="ru-RU"/>
          </w:rPr>
          <w:t xml:space="preserve">Рис. 52 – Результат </w:t>
        </w:r>
        <w:r w:rsidR="0034699C" w:rsidRPr="00046FEC">
          <w:rPr>
            <w:rStyle w:val="ae"/>
            <w:noProof/>
          </w:rPr>
          <w:t>SignalTap</w:t>
        </w:r>
        <w:r w:rsidR="0034699C" w:rsidRPr="00046FEC">
          <w:rPr>
            <w:rStyle w:val="ae"/>
            <w:noProof/>
            <w:lang w:val="ru-RU"/>
          </w:rPr>
          <w:t xml:space="preserve"> </w:t>
        </w:r>
        <w:r w:rsidR="0034699C" w:rsidRPr="00046FEC">
          <w:rPr>
            <w:rStyle w:val="ae"/>
            <w:noProof/>
          </w:rPr>
          <w:t>II</w:t>
        </w:r>
        <w:r w:rsidR="0034699C">
          <w:rPr>
            <w:noProof/>
            <w:webHidden/>
          </w:rPr>
          <w:tab/>
        </w:r>
        <w:r w:rsidR="0034699C">
          <w:rPr>
            <w:noProof/>
            <w:webHidden/>
          </w:rPr>
          <w:fldChar w:fldCharType="begin"/>
        </w:r>
        <w:r w:rsidR="0034699C">
          <w:rPr>
            <w:noProof/>
            <w:webHidden/>
          </w:rPr>
          <w:instrText xml:space="preserve"> PAGEREF _Toc162361319 \h </w:instrText>
        </w:r>
        <w:r w:rsidR="0034699C">
          <w:rPr>
            <w:noProof/>
            <w:webHidden/>
          </w:rPr>
        </w:r>
        <w:r w:rsidR="0034699C">
          <w:rPr>
            <w:noProof/>
            <w:webHidden/>
          </w:rPr>
          <w:fldChar w:fldCharType="separate"/>
        </w:r>
        <w:r w:rsidR="0034699C">
          <w:rPr>
            <w:noProof/>
            <w:webHidden/>
          </w:rPr>
          <w:t>25</w:t>
        </w:r>
        <w:r w:rsidR="0034699C">
          <w:rPr>
            <w:noProof/>
            <w:webHidden/>
          </w:rPr>
          <w:fldChar w:fldCharType="end"/>
        </w:r>
      </w:hyperlink>
    </w:p>
    <w:p w14:paraId="37D258DB" w14:textId="3F14A4D7" w:rsidR="00386043" w:rsidRDefault="00386043" w:rsidP="00386043">
      <w:pPr>
        <w:spacing w:after="160" w:line="259" w:lineRule="auto"/>
        <w:ind w:firstLine="0"/>
        <w:jc w:val="left"/>
        <w:rPr>
          <w:rFonts w:eastAsia="NSimSun"/>
          <w:sz w:val="28"/>
        </w:rPr>
      </w:pPr>
      <w:r>
        <w:fldChar w:fldCharType="end"/>
      </w:r>
      <w:r>
        <w:br w:type="page"/>
      </w:r>
    </w:p>
    <w:p w14:paraId="1BA7A366" w14:textId="208DED35" w:rsidR="00386043" w:rsidRPr="00386043" w:rsidRDefault="00386043" w:rsidP="00EA3537">
      <w:pPr>
        <w:pStyle w:val="1"/>
        <w:rPr>
          <w:lang w:val="ru-RU"/>
        </w:rPr>
      </w:pPr>
      <w:bookmarkStart w:id="1" w:name="_Toc162361321"/>
      <w:r w:rsidRPr="00386043">
        <w:rPr>
          <w:lang w:val="ru-RU"/>
        </w:rPr>
        <w:lastRenderedPageBreak/>
        <w:t>Задание</w:t>
      </w:r>
      <w:bookmarkEnd w:id="1"/>
    </w:p>
    <w:p w14:paraId="0E709AF2" w14:textId="71E9A0C2" w:rsidR="00FE0FCB" w:rsidRPr="00386043" w:rsidRDefault="002E6B72" w:rsidP="00280658">
      <w:pPr>
        <w:rPr>
          <w:lang w:val="ru-RU"/>
        </w:rPr>
      </w:pPr>
      <w:r w:rsidRPr="00386043">
        <w:rPr>
          <w:lang w:val="ru-RU"/>
        </w:rPr>
        <w:t xml:space="preserve">Средствами </w:t>
      </w:r>
      <w:r>
        <w:t>Platform</w:t>
      </w:r>
      <w:r w:rsidRPr="00386043">
        <w:rPr>
          <w:lang w:val="ru-RU"/>
        </w:rPr>
        <w:t xml:space="preserve"> </w:t>
      </w:r>
      <w:r>
        <w:t>Designer</w:t>
      </w:r>
      <w:r w:rsidRPr="00386043">
        <w:rPr>
          <w:lang w:val="ru-RU"/>
        </w:rPr>
        <w:t xml:space="preserve"> с</w:t>
      </w:r>
      <w:r w:rsidR="00FE0FCB" w:rsidRPr="00386043">
        <w:rPr>
          <w:lang w:val="ru-RU"/>
        </w:rPr>
        <w:t>оздать структуру проекта, представленную на рисунке ниже:</w:t>
      </w:r>
    </w:p>
    <w:p w14:paraId="1968C0C1" w14:textId="07C49888" w:rsidR="00C115CB" w:rsidRDefault="0031414C" w:rsidP="001643DA">
      <w:pPr>
        <w:pStyle w:val="a4"/>
      </w:pPr>
      <w:r w:rsidRPr="0031414C">
        <w:rPr>
          <w:noProof/>
        </w:rPr>
        <w:drawing>
          <wp:inline distT="0" distB="0" distL="0" distR="0" wp14:anchorId="1C1C4EFC" wp14:editId="3046B8CD">
            <wp:extent cx="2391508" cy="3545305"/>
            <wp:effectExtent l="0" t="0" r="8890" b="0"/>
            <wp:docPr id="1653360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60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2814" cy="354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658A" w14:textId="6F7D37AB" w:rsidR="00FE0FCB" w:rsidRPr="00C94A49" w:rsidRDefault="00C115CB" w:rsidP="001643DA">
      <w:pPr>
        <w:pStyle w:val="a4"/>
        <w:rPr>
          <w:lang w:val="ru-RU"/>
        </w:rPr>
      </w:pPr>
      <w:bookmarkStart w:id="2" w:name="_Toc161170177"/>
      <w:bookmarkStart w:id="3" w:name="_Toc162361273"/>
      <w:r w:rsidRPr="00411608">
        <w:rPr>
          <w:lang w:val="ru-RU"/>
        </w:rPr>
        <w:t xml:space="preserve">Рис. </w:t>
      </w:r>
      <w:r>
        <w:fldChar w:fldCharType="begin"/>
      </w:r>
      <w:r w:rsidRPr="00411608">
        <w:rPr>
          <w:lang w:val="ru-RU"/>
        </w:rPr>
        <w:instrText xml:space="preserve"> </w:instrText>
      </w:r>
      <w:r>
        <w:instrText>SEQ</w:instrText>
      </w:r>
      <w:r w:rsidRPr="00411608">
        <w:rPr>
          <w:lang w:val="ru-RU"/>
        </w:rPr>
        <w:instrText xml:space="preserve"> Рис. \* </w:instrText>
      </w:r>
      <w:r>
        <w:instrText>ARABIC</w:instrText>
      </w:r>
      <w:r w:rsidRPr="00411608">
        <w:rPr>
          <w:lang w:val="ru-RU"/>
        </w:rPr>
        <w:instrText xml:space="preserve"> </w:instrText>
      </w:r>
      <w:r>
        <w:fldChar w:fldCharType="separate"/>
      </w:r>
      <w:r w:rsidR="003A73C7" w:rsidRPr="00411608">
        <w:rPr>
          <w:noProof/>
          <w:lang w:val="ru-RU"/>
        </w:rPr>
        <w:t>1</w:t>
      </w:r>
      <w:r>
        <w:rPr>
          <w:noProof/>
        </w:rPr>
        <w:fldChar w:fldCharType="end"/>
      </w:r>
      <w:r w:rsidRPr="00C94A49">
        <w:rPr>
          <w:lang w:val="ru-RU"/>
        </w:rPr>
        <w:t xml:space="preserve"> – Структура проекта</w:t>
      </w:r>
      <w:bookmarkEnd w:id="2"/>
      <w:bookmarkEnd w:id="3"/>
    </w:p>
    <w:p w14:paraId="52ABCEBD" w14:textId="38785AA5" w:rsidR="00C94A49" w:rsidRDefault="00C94A49" w:rsidP="0031414C">
      <w:pPr>
        <w:rPr>
          <w:lang w:val="ru-RU"/>
        </w:rPr>
      </w:pPr>
      <w:r>
        <w:rPr>
          <w:lang w:val="ru-RU"/>
        </w:rPr>
        <w:t xml:space="preserve">Один из </w:t>
      </w:r>
      <w:r>
        <w:t>slave</w:t>
      </w:r>
      <w:r w:rsidRPr="005243F2">
        <w:rPr>
          <w:lang w:val="ru-RU"/>
        </w:rPr>
        <w:t>’</w:t>
      </w:r>
      <w:proofErr w:type="spellStart"/>
      <w:r>
        <w:rPr>
          <w:lang w:val="ru-RU"/>
        </w:rPr>
        <w:t>ов</w:t>
      </w:r>
      <w:proofErr w:type="spellEnd"/>
      <w:r>
        <w:rPr>
          <w:lang w:val="ru-RU"/>
        </w:rPr>
        <w:t xml:space="preserve"> – 32-битный, другой – 8-битный </w:t>
      </w:r>
      <w:r>
        <w:rPr>
          <w:lang w:val="ru-RU"/>
          <w14:ligatures w14:val="none"/>
        </w:rPr>
        <w:t>→ понадобится динамическое выравнивание адресов.</w:t>
      </w:r>
    </w:p>
    <w:p w14:paraId="16AAF420" w14:textId="3696CFB9" w:rsidR="0031414C" w:rsidRPr="0031414C" w:rsidRDefault="0031414C" w:rsidP="0031414C">
      <w:pPr>
        <w:rPr>
          <w:lang w:val="ru-RU"/>
        </w:rPr>
      </w:pPr>
      <w:r>
        <w:rPr>
          <w:lang w:val="ru-RU"/>
        </w:rPr>
        <w:t>Структура проекта выглядит следующим образом:</w:t>
      </w:r>
    </w:p>
    <w:p w14:paraId="432BAAAC" w14:textId="1470F9FA" w:rsidR="0031414C" w:rsidRPr="0031414C" w:rsidRDefault="0031414C" w:rsidP="0031414C">
      <w:pPr>
        <w:pStyle w:val="a9"/>
        <w:numPr>
          <w:ilvl w:val="0"/>
          <w:numId w:val="14"/>
        </w:numPr>
        <w:rPr>
          <w:lang w:val="ru-RU"/>
        </w:rPr>
      </w:pPr>
      <w:r w:rsidRPr="0031414C">
        <w:rPr>
          <w:lang w:val="ru-RU"/>
        </w:rPr>
        <w:t>Ведущий осуществляет запись словами по 32 бита</w:t>
      </w:r>
    </w:p>
    <w:p w14:paraId="7D3F7341" w14:textId="549965AC" w:rsidR="0031414C" w:rsidRPr="0031414C" w:rsidRDefault="0031414C" w:rsidP="0031414C">
      <w:pPr>
        <w:pStyle w:val="a9"/>
        <w:numPr>
          <w:ilvl w:val="0"/>
          <w:numId w:val="14"/>
        </w:numPr>
        <w:rPr>
          <w:lang w:val="ru-RU"/>
        </w:rPr>
      </w:pPr>
      <w:r w:rsidRPr="0031414C">
        <w:rPr>
          <w:lang w:val="ru-RU"/>
        </w:rPr>
        <w:t xml:space="preserve">Ведомый </w:t>
      </w:r>
      <w:r w:rsidRPr="0031414C">
        <w:t>my</w:t>
      </w:r>
      <w:r w:rsidRPr="0031414C">
        <w:rPr>
          <w:lang w:val="ru-RU"/>
        </w:rPr>
        <w:t>_</w:t>
      </w:r>
      <w:r w:rsidRPr="0031414C">
        <w:t>slave</w:t>
      </w:r>
      <w:r w:rsidRPr="0031414C">
        <w:rPr>
          <w:lang w:val="ru-RU"/>
        </w:rPr>
        <w:t>–8 разрядный. Один цикл записи 32 разрядного слова от Ведущего будет преобразован системой соединений в 4 цикла записи 8 разрядными словами (на время этих четырёх циклов Ведущий будет приостановлен –</w:t>
      </w:r>
      <w:r w:rsidR="00C94A49">
        <w:rPr>
          <w:lang w:val="ru-RU"/>
        </w:rPr>
        <w:t xml:space="preserve"> </w:t>
      </w:r>
      <w:r w:rsidRPr="0031414C">
        <w:rPr>
          <w:lang w:val="ru-RU"/>
        </w:rPr>
        <w:t xml:space="preserve">он получит сигнал </w:t>
      </w:r>
      <w:proofErr w:type="spellStart"/>
      <w:r>
        <w:t>waiter</w:t>
      </w:r>
      <w:r w:rsidRPr="0031414C">
        <w:t>quest</w:t>
      </w:r>
      <w:proofErr w:type="spellEnd"/>
      <w:r w:rsidR="00C94A49">
        <w:rPr>
          <w:lang w:val="ru-RU"/>
        </w:rPr>
        <w:t xml:space="preserve"> </w:t>
      </w:r>
      <w:r w:rsidRPr="0031414C">
        <w:rPr>
          <w:lang w:val="ru-RU"/>
        </w:rPr>
        <w:t>от системы соединений).</w:t>
      </w:r>
    </w:p>
    <w:p w14:paraId="4D468255" w14:textId="0FB30B80" w:rsidR="00EA3537" w:rsidRDefault="0031414C" w:rsidP="0031414C">
      <w:pPr>
        <w:pStyle w:val="a9"/>
        <w:numPr>
          <w:ilvl w:val="0"/>
          <w:numId w:val="14"/>
        </w:numPr>
        <w:rPr>
          <w:lang w:val="ru-RU"/>
        </w:rPr>
      </w:pPr>
      <w:r w:rsidRPr="0031414C">
        <w:rPr>
          <w:lang w:val="ru-RU"/>
        </w:rPr>
        <w:t xml:space="preserve">Ведомый </w:t>
      </w:r>
      <w:r w:rsidRPr="0031414C">
        <w:t>my</w:t>
      </w:r>
      <w:r w:rsidRPr="0031414C">
        <w:rPr>
          <w:lang w:val="ru-RU"/>
        </w:rPr>
        <w:t>_</w:t>
      </w:r>
      <w:proofErr w:type="spellStart"/>
      <w:r w:rsidRPr="0031414C">
        <w:t>slaweWS</w:t>
      </w:r>
      <w:proofErr w:type="spellEnd"/>
      <w:r w:rsidRPr="0031414C">
        <w:rPr>
          <w:lang w:val="ru-RU"/>
        </w:rPr>
        <w:t xml:space="preserve">–32 разрядный. Он, по получению от Ведущего сигнала </w:t>
      </w:r>
      <w:r w:rsidRPr="0031414C">
        <w:t>write</w:t>
      </w:r>
      <w:r w:rsidRPr="0031414C">
        <w:rPr>
          <w:lang w:val="ru-RU"/>
        </w:rPr>
        <w:t xml:space="preserve">,выставляет (на один период тактового сигнала) сигнал </w:t>
      </w:r>
      <w:proofErr w:type="spellStart"/>
      <w:r w:rsidRPr="0031414C">
        <w:t>waitrequest</w:t>
      </w:r>
      <w:proofErr w:type="spellEnd"/>
      <w:r w:rsidRPr="0031414C">
        <w:rPr>
          <w:lang w:val="ru-RU"/>
        </w:rPr>
        <w:t>–приостанавливает Ведущего на один период тактового сигнала. Затем осуществляет запись данных.</w:t>
      </w:r>
    </w:p>
    <w:p w14:paraId="62CCF25B" w14:textId="77777777" w:rsidR="00EA3537" w:rsidRDefault="00EA3537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93A01F7" w14:textId="79FEB681" w:rsidR="00FE5664" w:rsidRDefault="00FE5664" w:rsidP="00EA3537">
      <w:pPr>
        <w:pStyle w:val="1"/>
      </w:pPr>
      <w:bookmarkStart w:id="4" w:name="_Toc161170158"/>
      <w:bookmarkStart w:id="5" w:name="_Toc162361322"/>
      <w:proofErr w:type="spellStart"/>
      <w:r>
        <w:lastRenderedPageBreak/>
        <w:t>Ход</w:t>
      </w:r>
      <w:proofErr w:type="spellEnd"/>
      <w:r>
        <w:t xml:space="preserve"> </w:t>
      </w:r>
      <w:proofErr w:type="spellStart"/>
      <w:r>
        <w:t>работы</w:t>
      </w:r>
      <w:bookmarkEnd w:id="4"/>
      <w:bookmarkEnd w:id="5"/>
      <w:proofErr w:type="spellEnd"/>
    </w:p>
    <w:p w14:paraId="3CA49295" w14:textId="52194FD3" w:rsidR="006B30E9" w:rsidRDefault="006B30E9" w:rsidP="0047773B">
      <w:pPr>
        <w:pStyle w:val="2"/>
        <w:numPr>
          <w:ilvl w:val="1"/>
          <w:numId w:val="11"/>
        </w:numPr>
      </w:pPr>
      <w:bookmarkStart w:id="6" w:name="_Toc161170159"/>
      <w:bookmarkStart w:id="7" w:name="_Toc162361323"/>
      <w:proofErr w:type="spellStart"/>
      <w:r>
        <w:t>Создание</w:t>
      </w:r>
      <w:proofErr w:type="spellEnd"/>
      <w:r>
        <w:t xml:space="preserve"> проекта</w:t>
      </w:r>
      <w:bookmarkEnd w:id="6"/>
      <w:bookmarkEnd w:id="7"/>
    </w:p>
    <w:p w14:paraId="5CA9335E" w14:textId="06105BF6" w:rsidR="0049599D" w:rsidRPr="006D357D" w:rsidRDefault="0049599D" w:rsidP="006406F6">
      <w:pPr>
        <w:pStyle w:val="3"/>
        <w:rPr>
          <w:lang w:val="ru-RU"/>
        </w:rPr>
      </w:pPr>
      <w:bookmarkStart w:id="8" w:name="_Toc161170160"/>
      <w:bookmarkStart w:id="9" w:name="_Toc162361324"/>
      <w:r w:rsidRPr="006D357D">
        <w:rPr>
          <w:lang w:val="ru-RU"/>
        </w:rPr>
        <w:t>Подготовка проекта</w:t>
      </w:r>
      <w:bookmarkEnd w:id="8"/>
      <w:bookmarkEnd w:id="9"/>
    </w:p>
    <w:p w14:paraId="44077888" w14:textId="3A32B0A6" w:rsidR="005D7E60" w:rsidRPr="006D357D" w:rsidRDefault="00D135FA" w:rsidP="00280658">
      <w:pPr>
        <w:rPr>
          <w:lang w:val="ru-RU"/>
        </w:rPr>
      </w:pPr>
      <w:r w:rsidRPr="00386043">
        <w:rPr>
          <w:lang w:val="ru-RU"/>
        </w:rPr>
        <w:t>Создадим проект</w:t>
      </w:r>
      <w:r w:rsidR="003600A5">
        <w:rPr>
          <w:lang w:val="ru-RU"/>
        </w:rPr>
        <w:t xml:space="preserve"> </w:t>
      </w:r>
      <w:r w:rsidR="009F13D3" w:rsidRPr="006D357D">
        <w:rPr>
          <w:lang w:val="ru-RU"/>
        </w:rPr>
        <w:t xml:space="preserve">и зададим путь к библиотеке </w:t>
      </w:r>
      <w:r w:rsidR="009F13D3">
        <w:t>IP</w:t>
      </w:r>
      <w:r w:rsidR="00841626" w:rsidRPr="006D357D">
        <w:rPr>
          <w:lang w:val="ru-RU"/>
        </w:rPr>
        <w:t>:</w:t>
      </w:r>
    </w:p>
    <w:p w14:paraId="59C006D0" w14:textId="3834BAF5" w:rsidR="00571D0C" w:rsidRPr="00831258" w:rsidRDefault="00831258" w:rsidP="001643DA">
      <w:pPr>
        <w:pStyle w:val="a4"/>
        <w:rPr>
          <w:lang w:val="ru-RU"/>
        </w:rPr>
      </w:pPr>
      <w:r w:rsidRPr="00831258">
        <w:rPr>
          <w:noProof/>
          <w:lang w:val="ru-RU"/>
        </w:rPr>
        <w:drawing>
          <wp:inline distT="0" distB="0" distL="0" distR="0" wp14:anchorId="59F50EE9" wp14:editId="45E0398F">
            <wp:extent cx="5720772" cy="3151163"/>
            <wp:effectExtent l="0" t="0" r="0" b="0"/>
            <wp:docPr id="35246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9985" cy="316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99DC" w14:textId="0B9B72A6" w:rsidR="00841626" w:rsidRPr="00386043" w:rsidRDefault="00571D0C" w:rsidP="001643DA">
      <w:pPr>
        <w:pStyle w:val="a4"/>
        <w:rPr>
          <w:lang w:val="ru-RU"/>
        </w:rPr>
      </w:pPr>
      <w:bookmarkStart w:id="10" w:name="_Toc161170179"/>
      <w:bookmarkStart w:id="11" w:name="_Toc162361274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2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</w:t>
      </w:r>
      <w:r w:rsidR="008E42E5" w:rsidRPr="00386043">
        <w:rPr>
          <w:lang w:val="ru-RU"/>
        </w:rPr>
        <w:t xml:space="preserve">Задания пути к библиотеке </w:t>
      </w:r>
      <w:r w:rsidR="008E42E5">
        <w:t>IP</w:t>
      </w:r>
      <w:bookmarkEnd w:id="10"/>
      <w:bookmarkEnd w:id="11"/>
    </w:p>
    <w:p w14:paraId="6A560F01" w14:textId="1C9D322F" w:rsidR="004F3822" w:rsidRPr="00386043" w:rsidRDefault="004F3822" w:rsidP="006406F6">
      <w:pPr>
        <w:pStyle w:val="3"/>
        <w:rPr>
          <w:lang w:val="ru-RU"/>
        </w:rPr>
      </w:pPr>
      <w:bookmarkStart w:id="12" w:name="_Toc161170161"/>
      <w:bookmarkStart w:id="13" w:name="_Toc162361325"/>
      <w:r w:rsidRPr="00386043">
        <w:rPr>
          <w:lang w:val="ru-RU"/>
        </w:rPr>
        <w:t xml:space="preserve">Начало работы в </w:t>
      </w:r>
      <w:r w:rsidRPr="004553E8">
        <w:t>PD</w:t>
      </w:r>
      <w:bookmarkEnd w:id="12"/>
      <w:bookmarkEnd w:id="13"/>
    </w:p>
    <w:p w14:paraId="0CF6007C" w14:textId="299C4028" w:rsidR="001112A0" w:rsidRPr="00386043" w:rsidRDefault="001112A0" w:rsidP="00280658">
      <w:pPr>
        <w:rPr>
          <w:lang w:val="ru-RU"/>
        </w:rPr>
      </w:pPr>
      <w:r w:rsidRPr="00386043">
        <w:rPr>
          <w:lang w:val="ru-RU"/>
        </w:rPr>
        <w:t xml:space="preserve">Откроем </w:t>
      </w:r>
      <w:r>
        <w:t>PD</w:t>
      </w:r>
      <w:r w:rsidRPr="00386043">
        <w:rPr>
          <w:lang w:val="ru-RU"/>
        </w:rPr>
        <w:t xml:space="preserve"> и сохраним систему:</w:t>
      </w:r>
    </w:p>
    <w:p w14:paraId="5B28488F" w14:textId="595DA2B8" w:rsidR="000F6357" w:rsidRPr="00FA260E" w:rsidRDefault="00831258" w:rsidP="001643DA">
      <w:pPr>
        <w:pStyle w:val="a4"/>
      </w:pPr>
      <w:r w:rsidRPr="00831258">
        <w:rPr>
          <w:noProof/>
        </w:rPr>
        <w:drawing>
          <wp:inline distT="0" distB="0" distL="0" distR="0" wp14:anchorId="7838449E" wp14:editId="4193E395">
            <wp:extent cx="5767754" cy="3106141"/>
            <wp:effectExtent l="0" t="0" r="4445" b="0"/>
            <wp:docPr id="155596758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7585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1489" cy="310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C571" w14:textId="2C706FE7" w:rsidR="001112A0" w:rsidRPr="00411608" w:rsidRDefault="000F6357" w:rsidP="001643DA">
      <w:pPr>
        <w:pStyle w:val="a4"/>
      </w:pPr>
      <w:bookmarkStart w:id="14" w:name="_Toc161170180"/>
      <w:bookmarkStart w:id="15" w:name="_Toc162361275"/>
      <w:r w:rsidRPr="00386043">
        <w:rPr>
          <w:lang w:val="ru-RU"/>
        </w:rPr>
        <w:t>Рис</w:t>
      </w:r>
      <w:r w:rsidRPr="00411608">
        <w:t xml:space="preserve">. </w:t>
      </w:r>
      <w:r w:rsidRPr="00FA260E">
        <w:fldChar w:fldCharType="begin"/>
      </w:r>
      <w:r w:rsidRPr="00411608">
        <w:instrText xml:space="preserve"> </w:instrText>
      </w:r>
      <w:r w:rsidRPr="00415BB4">
        <w:instrText>SEQ</w:instrText>
      </w:r>
      <w:r w:rsidRPr="00411608">
        <w:instrText xml:space="preserve"> </w:instrText>
      </w:r>
      <w:r w:rsidRPr="00386043">
        <w:rPr>
          <w:lang w:val="ru-RU"/>
        </w:rPr>
        <w:instrText>Рис</w:instrText>
      </w:r>
      <w:r w:rsidRPr="00411608">
        <w:instrText xml:space="preserve">. \* </w:instrText>
      </w:r>
      <w:r w:rsidRPr="00415BB4">
        <w:instrText>ARABIC</w:instrText>
      </w:r>
      <w:r w:rsidRPr="00411608">
        <w:instrText xml:space="preserve"> </w:instrText>
      </w:r>
      <w:r w:rsidRPr="00FA260E">
        <w:fldChar w:fldCharType="separate"/>
      </w:r>
      <w:r w:rsidR="003A73C7">
        <w:rPr>
          <w:noProof/>
        </w:rPr>
        <w:t>3</w:t>
      </w:r>
      <w:r w:rsidRPr="00FA260E">
        <w:fldChar w:fldCharType="end"/>
      </w:r>
      <w:r w:rsidRPr="00411608">
        <w:t xml:space="preserve"> – </w:t>
      </w:r>
      <w:r w:rsidRPr="00386043">
        <w:rPr>
          <w:lang w:val="ru-RU"/>
        </w:rPr>
        <w:t>Исходное</w:t>
      </w:r>
      <w:r w:rsidRPr="00411608">
        <w:t xml:space="preserve"> </w:t>
      </w:r>
      <w:r w:rsidRPr="00386043">
        <w:rPr>
          <w:lang w:val="ru-RU"/>
        </w:rPr>
        <w:t>окно</w:t>
      </w:r>
      <w:r w:rsidRPr="00411608">
        <w:t xml:space="preserve"> </w:t>
      </w:r>
      <w:r w:rsidRPr="00415BB4">
        <w:t>PD</w:t>
      </w:r>
      <w:bookmarkEnd w:id="14"/>
      <w:bookmarkEnd w:id="15"/>
    </w:p>
    <w:p w14:paraId="1BF41EEF" w14:textId="77777777" w:rsidR="00831258" w:rsidRPr="00411608" w:rsidRDefault="00831258">
      <w:pPr>
        <w:autoSpaceDE/>
        <w:autoSpaceDN/>
        <w:adjustRightInd/>
        <w:spacing w:after="160" w:line="259" w:lineRule="auto"/>
        <w:ind w:firstLine="0"/>
        <w:jc w:val="left"/>
      </w:pPr>
      <w:r w:rsidRPr="00411608">
        <w:br w:type="page"/>
      </w:r>
    </w:p>
    <w:p w14:paraId="2181F99D" w14:textId="1621BE4E" w:rsidR="00385B0D" w:rsidRPr="00280658" w:rsidRDefault="00385B0D" w:rsidP="00280658">
      <w:pPr>
        <w:rPr>
          <w:lang w:val="ru-RU"/>
        </w:rPr>
      </w:pPr>
      <w:r w:rsidRPr="00386043">
        <w:rPr>
          <w:lang w:val="ru-RU"/>
        </w:rPr>
        <w:lastRenderedPageBreak/>
        <w:t>Добавим</w:t>
      </w:r>
      <w:r w:rsidRPr="00026B4C">
        <w:t xml:space="preserve"> </w:t>
      </w:r>
      <w:r w:rsidRPr="00386043">
        <w:rPr>
          <w:lang w:val="ru-RU"/>
        </w:rPr>
        <w:t>компоненты</w:t>
      </w:r>
      <w:r w:rsidRPr="00026B4C">
        <w:t xml:space="preserve">: </w:t>
      </w:r>
      <w:proofErr w:type="spellStart"/>
      <w:r w:rsidR="00116619">
        <w:t>my_master</w:t>
      </w:r>
      <w:proofErr w:type="spellEnd"/>
      <w:r w:rsidRPr="00280658">
        <w:t>,</w:t>
      </w:r>
      <w:r w:rsidR="00116619">
        <w:t xml:space="preserve"> </w:t>
      </w:r>
      <w:proofErr w:type="spellStart"/>
      <w:r w:rsidR="00116619">
        <w:t>my_slave</w:t>
      </w:r>
      <w:proofErr w:type="spellEnd"/>
      <w:r w:rsidR="00116619">
        <w:t>,</w:t>
      </w:r>
      <w:r w:rsidRPr="00280658">
        <w:t xml:space="preserve"> </w:t>
      </w:r>
      <w:proofErr w:type="spellStart"/>
      <w:r w:rsidR="00294FD8">
        <w:t>my_slaveWS</w:t>
      </w:r>
      <w:proofErr w:type="spellEnd"/>
      <w:r w:rsidR="007554B4" w:rsidRPr="00280658">
        <w:t xml:space="preserve">. </w:t>
      </w:r>
      <w:r w:rsidR="007554B4" w:rsidRPr="00280658">
        <w:rPr>
          <w:lang w:val="ru-RU"/>
        </w:rPr>
        <w:t>Таким образом, получи</w:t>
      </w:r>
      <w:r w:rsidR="00C57827" w:rsidRPr="00280658">
        <w:rPr>
          <w:lang w:val="ru-RU"/>
        </w:rPr>
        <w:t>м</w:t>
      </w:r>
      <w:r w:rsidR="007554B4" w:rsidRPr="00280658">
        <w:rPr>
          <w:lang w:val="ru-RU"/>
        </w:rPr>
        <w:t xml:space="preserve"> следующую картинку (в окне </w:t>
      </w:r>
      <w:r w:rsidR="007554B4" w:rsidRPr="00280658">
        <w:t>Hierarchy</w:t>
      </w:r>
      <w:r w:rsidR="007554B4" w:rsidRPr="00280658">
        <w:rPr>
          <w:lang w:val="ru-RU"/>
        </w:rPr>
        <w:t xml:space="preserve"> слева отображаются все добавленные компоненты):</w:t>
      </w:r>
    </w:p>
    <w:p w14:paraId="18AE20A9" w14:textId="26F480C3" w:rsidR="006C6395" w:rsidRDefault="00F3296F" w:rsidP="001643DA">
      <w:pPr>
        <w:pStyle w:val="a4"/>
      </w:pPr>
      <w:r w:rsidRPr="00FD5D56">
        <w:rPr>
          <w:noProof/>
        </w:rPr>
        <w:drawing>
          <wp:inline distT="0" distB="0" distL="0" distR="0" wp14:anchorId="0CFC850C" wp14:editId="166882CB">
            <wp:extent cx="5142826" cy="3566160"/>
            <wp:effectExtent l="0" t="0" r="1270" b="0"/>
            <wp:docPr id="173602621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2621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1"/>
                    <a:srcRect t="1" b="682"/>
                    <a:stretch/>
                  </pic:blipFill>
                  <pic:spPr bwMode="auto">
                    <a:xfrm>
                      <a:off x="0" y="0"/>
                      <a:ext cx="5146179" cy="356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AF84C" w14:textId="0E1BA882" w:rsidR="00385B0D" w:rsidRPr="00386043" w:rsidRDefault="006C6395" w:rsidP="001643DA">
      <w:pPr>
        <w:pStyle w:val="a4"/>
        <w:rPr>
          <w:lang w:val="ru-RU"/>
        </w:rPr>
      </w:pPr>
      <w:bookmarkStart w:id="16" w:name="_Toc161170181"/>
      <w:bookmarkStart w:id="17" w:name="_Toc162361276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3A73C7" w:rsidRPr="00411608">
        <w:rPr>
          <w:noProof/>
          <w:lang w:val="ru-RU"/>
        </w:rPr>
        <w:t>4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Добавление компонентов</w:t>
      </w:r>
      <w:bookmarkEnd w:id="16"/>
      <w:bookmarkEnd w:id="17"/>
    </w:p>
    <w:p w14:paraId="05C63CB0" w14:textId="51AC4D2E" w:rsidR="00C57827" w:rsidRPr="003A73C7" w:rsidRDefault="00C57827" w:rsidP="00280658">
      <w:pPr>
        <w:rPr>
          <w:lang w:val="ru-RU"/>
        </w:rPr>
      </w:pPr>
      <w:r w:rsidRPr="00386043">
        <w:rPr>
          <w:lang w:val="ru-RU"/>
        </w:rPr>
        <w:t>Наличие ошибок связано с тем, что настройка модулей не производилась, т. к. она будет рассмотрена дальше.</w:t>
      </w:r>
    </w:p>
    <w:p w14:paraId="25BEFC8A" w14:textId="135A0F51" w:rsidR="006A6967" w:rsidRDefault="006A6967" w:rsidP="00280658">
      <w:r>
        <w:rPr>
          <w:lang w:val="ru-RU"/>
        </w:rPr>
        <w:t xml:space="preserve">Переименуем компоненты (уберём постфикс </w:t>
      </w:r>
      <w:r>
        <w:t>`_0`</w:t>
      </w:r>
      <w:r>
        <w:rPr>
          <w:lang w:val="ru-RU"/>
        </w:rPr>
        <w:t>)</w:t>
      </w:r>
      <w:r w:rsidR="00D504AA">
        <w:t>:</w:t>
      </w:r>
    </w:p>
    <w:p w14:paraId="3C46DC51" w14:textId="77777777" w:rsidR="00CF7E91" w:rsidRDefault="00CF7E91" w:rsidP="001643DA">
      <w:pPr>
        <w:pStyle w:val="a4"/>
      </w:pPr>
      <w:r w:rsidRPr="00CF7E91">
        <w:rPr>
          <w:noProof/>
        </w:rPr>
        <w:drawing>
          <wp:inline distT="0" distB="0" distL="0" distR="0" wp14:anchorId="474B4115" wp14:editId="6BFBF4AC">
            <wp:extent cx="5183945" cy="3260537"/>
            <wp:effectExtent l="0" t="0" r="0" b="0"/>
            <wp:docPr id="1764658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58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3290" cy="32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D053" w14:textId="6E3F2AAE" w:rsidR="00D504AA" w:rsidRDefault="00CF7E91" w:rsidP="001643DA">
      <w:pPr>
        <w:pStyle w:val="a4"/>
        <w:rPr>
          <w:lang w:val="ru-RU"/>
        </w:rPr>
      </w:pPr>
      <w:bookmarkStart w:id="18" w:name="_Toc16236127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A73C7">
        <w:rPr>
          <w:noProof/>
        </w:rPr>
        <w:t>5</w:t>
      </w:r>
      <w:r>
        <w:fldChar w:fldCharType="end"/>
      </w:r>
      <w:r>
        <w:t xml:space="preserve"> – </w:t>
      </w:r>
      <w:r>
        <w:rPr>
          <w:lang w:val="ru-RU"/>
        </w:rPr>
        <w:t>Переименование компонентов</w:t>
      </w:r>
      <w:bookmarkEnd w:id="18"/>
    </w:p>
    <w:p w14:paraId="363D0874" w14:textId="77777777" w:rsidR="004F6E5B" w:rsidRPr="004F6E5B" w:rsidRDefault="004F6E5B" w:rsidP="004F6E5B">
      <w:pPr>
        <w:rPr>
          <w:lang w:val="ru-RU"/>
        </w:rPr>
      </w:pPr>
    </w:p>
    <w:p w14:paraId="1EE282C8" w14:textId="725E5F12" w:rsidR="003831F7" w:rsidRPr="0065466B" w:rsidRDefault="003831F7" w:rsidP="0047773B">
      <w:pPr>
        <w:pStyle w:val="2"/>
        <w:numPr>
          <w:ilvl w:val="1"/>
          <w:numId w:val="11"/>
        </w:numPr>
      </w:pPr>
      <w:bookmarkStart w:id="19" w:name="_Toc161170164"/>
      <w:bookmarkStart w:id="20" w:name="_Toc162361326"/>
      <w:r w:rsidRPr="0065466B">
        <w:lastRenderedPageBreak/>
        <w:t xml:space="preserve">Настройка </w:t>
      </w:r>
      <w:bookmarkEnd w:id="19"/>
      <w:r w:rsidR="000B54FE">
        <w:rPr>
          <w:lang w:val="ru-RU"/>
        </w:rPr>
        <w:t>сигналов</w:t>
      </w:r>
      <w:bookmarkEnd w:id="20"/>
    </w:p>
    <w:p w14:paraId="55790F22" w14:textId="41D7DBC8" w:rsidR="004A1A9D" w:rsidRPr="00402C33" w:rsidRDefault="004A1A9D" w:rsidP="006406F6">
      <w:pPr>
        <w:pStyle w:val="3"/>
        <w:rPr>
          <w:lang w:val="ru-RU"/>
        </w:rPr>
      </w:pPr>
      <w:bookmarkStart w:id="21" w:name="_Toc162361327"/>
      <w:bookmarkStart w:id="22" w:name="_Toc161170165"/>
      <w:r>
        <w:t>Настройка clk</w:t>
      </w:r>
      <w:bookmarkEnd w:id="21"/>
    </w:p>
    <w:p w14:paraId="284B3A82" w14:textId="5F68BB35" w:rsidR="004A1A9D" w:rsidRPr="005767FC" w:rsidRDefault="00D076EF" w:rsidP="004A1A9D">
      <w:r>
        <w:rPr>
          <w:lang w:val="ru-RU"/>
        </w:rPr>
        <w:t>З</w:t>
      </w:r>
      <w:r w:rsidR="008A5754">
        <w:rPr>
          <w:lang w:val="ru-RU"/>
        </w:rPr>
        <w:t>ададим</w:t>
      </w:r>
      <w:r w:rsidR="008A5754" w:rsidRPr="005767FC">
        <w:t xml:space="preserve"> </w:t>
      </w:r>
      <w:r w:rsidR="007342BF">
        <w:rPr>
          <w:lang w:val="ru-RU"/>
        </w:rPr>
        <w:t>значение</w:t>
      </w:r>
      <w:r w:rsidR="007342BF" w:rsidRPr="005767FC">
        <w:t xml:space="preserve"> </w:t>
      </w:r>
      <w:r w:rsidR="007342BF">
        <w:t>Reset</w:t>
      </w:r>
      <w:r w:rsidR="007342BF" w:rsidRPr="005767FC">
        <w:t xml:space="preserve"> </w:t>
      </w:r>
      <w:r w:rsidR="007342BF">
        <w:t>synchronous</w:t>
      </w:r>
      <w:r w:rsidR="007342BF" w:rsidRPr="005767FC">
        <w:t xml:space="preserve"> </w:t>
      </w:r>
      <w:r w:rsidR="007342BF">
        <w:t>edges</w:t>
      </w:r>
      <w:r w:rsidR="007342BF" w:rsidRPr="005767FC">
        <w:t xml:space="preserve"> = </w:t>
      </w:r>
      <w:proofErr w:type="spellStart"/>
      <w:r w:rsidR="007342BF">
        <w:t>Deassert</w:t>
      </w:r>
      <w:proofErr w:type="spellEnd"/>
    </w:p>
    <w:p w14:paraId="6F0D472F" w14:textId="3DD3A927" w:rsidR="00165426" w:rsidRDefault="00D076EF" w:rsidP="00165426">
      <w:pPr>
        <w:keepNext/>
        <w:ind w:firstLine="0"/>
        <w:jc w:val="center"/>
      </w:pPr>
      <w:r w:rsidRPr="00D076EF">
        <w:rPr>
          <w:noProof/>
        </w:rPr>
        <w:drawing>
          <wp:inline distT="0" distB="0" distL="0" distR="0" wp14:anchorId="7C0D0DF0" wp14:editId="6CD0150C">
            <wp:extent cx="4951828" cy="1718186"/>
            <wp:effectExtent l="0" t="0" r="1270" b="0"/>
            <wp:docPr id="97409468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9468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7801" cy="172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1B0B" w14:textId="36AC84FC" w:rsidR="002F0E67" w:rsidRPr="00E46ABE" w:rsidRDefault="00165426" w:rsidP="001643DA">
      <w:pPr>
        <w:pStyle w:val="a4"/>
        <w:rPr>
          <w:lang w:val="ru-RU"/>
        </w:rPr>
      </w:pPr>
      <w:bookmarkStart w:id="23" w:name="_Toc162361278"/>
      <w:r w:rsidRPr="00E46ABE">
        <w:rPr>
          <w:lang w:val="ru-RU"/>
        </w:rPr>
        <w:t xml:space="preserve">Рис. </w:t>
      </w:r>
      <w:r>
        <w:fldChar w:fldCharType="begin"/>
      </w:r>
      <w:r w:rsidRPr="00E46ABE">
        <w:rPr>
          <w:lang w:val="ru-RU"/>
        </w:rPr>
        <w:instrText xml:space="preserve"> </w:instrText>
      </w:r>
      <w:r>
        <w:instrText>SEQ</w:instrText>
      </w:r>
      <w:r w:rsidRPr="00E46ABE">
        <w:rPr>
          <w:lang w:val="ru-RU"/>
        </w:rPr>
        <w:instrText xml:space="preserve"> Рис. \* </w:instrText>
      </w:r>
      <w:r>
        <w:instrText>ARABIC</w:instrText>
      </w:r>
      <w:r w:rsidRPr="00E46ABE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6</w:t>
      </w:r>
      <w:r>
        <w:fldChar w:fldCharType="end"/>
      </w:r>
      <w:r w:rsidRPr="00E46ABE">
        <w:rPr>
          <w:lang w:val="ru-RU"/>
        </w:rPr>
        <w:t xml:space="preserve"> – </w:t>
      </w:r>
      <w:r w:rsidR="00E46ABE" w:rsidRPr="00386043">
        <w:rPr>
          <w:lang w:val="ru-RU"/>
        </w:rPr>
        <w:t>Настройка компонента</w:t>
      </w:r>
      <w:r w:rsidR="00E46ABE">
        <w:rPr>
          <w:lang w:val="ru-RU"/>
        </w:rPr>
        <w:t xml:space="preserve"> </w:t>
      </w:r>
      <w:r w:rsidR="00E46ABE">
        <w:t>clk</w:t>
      </w:r>
      <w:bookmarkEnd w:id="23"/>
    </w:p>
    <w:p w14:paraId="575CAAC2" w14:textId="3C6CA9EC" w:rsidR="00FB0903" w:rsidRPr="008A5754" w:rsidRDefault="00556A20" w:rsidP="006406F6">
      <w:pPr>
        <w:pStyle w:val="3"/>
        <w:rPr>
          <w:lang w:val="ru-RU"/>
        </w:rPr>
      </w:pPr>
      <w:bookmarkStart w:id="24" w:name="_Toc162361328"/>
      <w:r w:rsidRPr="008A5754">
        <w:rPr>
          <w:lang w:val="ru-RU"/>
        </w:rPr>
        <w:t>Настро</w:t>
      </w:r>
      <w:r w:rsidR="00FB0903" w:rsidRPr="008A5754">
        <w:rPr>
          <w:lang w:val="ru-RU"/>
        </w:rPr>
        <w:t>йка</w:t>
      </w:r>
      <w:r w:rsidRPr="008A5754">
        <w:rPr>
          <w:lang w:val="ru-RU"/>
        </w:rPr>
        <w:t xml:space="preserve"> </w:t>
      </w:r>
      <w:bookmarkEnd w:id="22"/>
      <w:proofErr w:type="spellStart"/>
      <w:r w:rsidR="00A81B25">
        <w:t>sc</w:t>
      </w:r>
      <w:proofErr w:type="spellEnd"/>
      <w:r w:rsidR="00A81B25" w:rsidRPr="00F643E1">
        <w:rPr>
          <w:lang w:val="ru-RU"/>
        </w:rPr>
        <w:t>_</w:t>
      </w:r>
      <w:proofErr w:type="spellStart"/>
      <w:r w:rsidR="00A81B25">
        <w:t>fifo</w:t>
      </w:r>
      <w:proofErr w:type="spellEnd"/>
      <w:r w:rsidR="00A81B25" w:rsidRPr="00F643E1">
        <w:rPr>
          <w:lang w:val="ru-RU"/>
        </w:rPr>
        <w:t>_0</w:t>
      </w:r>
      <w:bookmarkEnd w:id="24"/>
    </w:p>
    <w:p w14:paraId="5F8F5B31" w14:textId="6B6154E2" w:rsidR="00DE50C1" w:rsidRPr="00F643E1" w:rsidRDefault="00DE50C1" w:rsidP="00280658">
      <w:pPr>
        <w:rPr>
          <w:lang w:val="ru-RU"/>
        </w:rPr>
      </w:pPr>
      <w:r w:rsidRPr="00386043">
        <w:rPr>
          <w:lang w:val="ru-RU"/>
        </w:rPr>
        <w:t xml:space="preserve">Зададим </w:t>
      </w:r>
      <w:r w:rsidR="00775F7A">
        <w:rPr>
          <w:lang w:val="ru-RU"/>
        </w:rPr>
        <w:t xml:space="preserve">значение </w:t>
      </w:r>
      <w:r w:rsidR="00775F7A">
        <w:t>Bits</w:t>
      </w:r>
      <w:r w:rsidR="00775F7A" w:rsidRPr="007A077B">
        <w:rPr>
          <w:lang w:val="ru-RU"/>
        </w:rPr>
        <w:t xml:space="preserve"> </w:t>
      </w:r>
      <w:r w:rsidR="00775F7A">
        <w:t>per</w:t>
      </w:r>
      <w:r w:rsidR="00775F7A" w:rsidRPr="007A077B">
        <w:rPr>
          <w:lang w:val="ru-RU"/>
        </w:rPr>
        <w:t xml:space="preserve"> </w:t>
      </w:r>
      <w:r w:rsidR="00775F7A">
        <w:t>symbol</w:t>
      </w:r>
      <w:r w:rsidR="00775F7A" w:rsidRPr="007A077B">
        <w:rPr>
          <w:lang w:val="ru-RU"/>
        </w:rPr>
        <w:t xml:space="preserve"> = 4</w:t>
      </w:r>
      <w:r w:rsidR="00F015D3" w:rsidRPr="00F643E1">
        <w:rPr>
          <w:lang w:val="ru-RU"/>
        </w:rPr>
        <w:t>:</w:t>
      </w:r>
    </w:p>
    <w:p w14:paraId="70BB7E4D" w14:textId="74273CF3" w:rsidR="004D3ED5" w:rsidRDefault="002D45DD" w:rsidP="001643DA">
      <w:pPr>
        <w:pStyle w:val="a4"/>
      </w:pPr>
      <w:r w:rsidRPr="002D45DD">
        <w:rPr>
          <w:noProof/>
        </w:rPr>
        <w:drawing>
          <wp:inline distT="0" distB="0" distL="0" distR="0" wp14:anchorId="205A31C3" wp14:editId="48355F96">
            <wp:extent cx="5314950" cy="3113976"/>
            <wp:effectExtent l="0" t="0" r="0" b="0"/>
            <wp:docPr id="56759300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9300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8392" cy="311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C4B5" w14:textId="280CC7B7" w:rsidR="00F015D3" w:rsidRPr="007A077B" w:rsidRDefault="004D3ED5" w:rsidP="001643DA">
      <w:pPr>
        <w:pStyle w:val="a4"/>
      </w:pPr>
      <w:bookmarkStart w:id="25" w:name="_Ref162281411"/>
      <w:bookmarkStart w:id="26" w:name="_Toc161170189"/>
      <w:bookmarkStart w:id="27" w:name="_Toc162361279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7</w:t>
      </w:r>
      <w:r>
        <w:rPr>
          <w:noProof/>
        </w:rPr>
        <w:fldChar w:fldCharType="end"/>
      </w:r>
      <w:bookmarkEnd w:id="25"/>
      <w:r w:rsidRPr="00386043">
        <w:rPr>
          <w:lang w:val="ru-RU"/>
        </w:rPr>
        <w:t xml:space="preserve"> – </w:t>
      </w:r>
      <w:r w:rsidR="00C761DE" w:rsidRPr="00386043">
        <w:rPr>
          <w:lang w:val="ru-RU"/>
        </w:rPr>
        <w:t xml:space="preserve">Настройка компонента </w:t>
      </w:r>
      <w:proofErr w:type="spellStart"/>
      <w:r w:rsidR="007E0C0B">
        <w:t>sc</w:t>
      </w:r>
      <w:proofErr w:type="spellEnd"/>
      <w:r w:rsidR="00C761DE" w:rsidRPr="00386043">
        <w:rPr>
          <w:lang w:val="ru-RU"/>
        </w:rPr>
        <w:t>_</w:t>
      </w:r>
      <w:bookmarkEnd w:id="26"/>
      <w:proofErr w:type="spellStart"/>
      <w:r w:rsidR="007E0C0B">
        <w:t>fifo</w:t>
      </w:r>
      <w:bookmarkEnd w:id="27"/>
      <w:proofErr w:type="spellEnd"/>
    </w:p>
    <w:p w14:paraId="115FAAFF" w14:textId="581F45E4" w:rsidR="00927B57" w:rsidRPr="00386043" w:rsidRDefault="00927B57" w:rsidP="00280658">
      <w:pPr>
        <w:rPr>
          <w:lang w:val="ru-RU"/>
        </w:rPr>
      </w:pPr>
      <w:r w:rsidRPr="00386043">
        <w:rPr>
          <w:lang w:val="ru-RU"/>
        </w:rPr>
        <w:t>Запись данных будет происходить следующим образом: 100 – счёт на сложение, 200 – счёт на вычитание.</w:t>
      </w:r>
    </w:p>
    <w:p w14:paraId="025DB778" w14:textId="4C2A93EC" w:rsidR="00FB0903" w:rsidRPr="00576761" w:rsidRDefault="00FB0903" w:rsidP="006406F6">
      <w:pPr>
        <w:pStyle w:val="3"/>
      </w:pPr>
      <w:bookmarkStart w:id="28" w:name="_Toc161170166"/>
      <w:bookmarkStart w:id="29" w:name="_Toc162361329"/>
      <w:r w:rsidRPr="00386043">
        <w:rPr>
          <w:lang w:val="ru-RU"/>
        </w:rPr>
        <w:t>Настройка</w:t>
      </w:r>
      <w:r w:rsidRPr="00576761">
        <w:t xml:space="preserve"> </w:t>
      </w:r>
      <w:bookmarkEnd w:id="28"/>
      <w:r w:rsidR="00576761">
        <w:t>MyS</w:t>
      </w:r>
      <w:r w:rsidR="00081774">
        <w:t>T</w:t>
      </w:r>
      <w:r w:rsidR="00576761">
        <w:t xml:space="preserve">_source_0 </w:t>
      </w:r>
      <w:r w:rsidR="00576761">
        <w:rPr>
          <w:lang w:val="ru-RU"/>
        </w:rPr>
        <w:t>и</w:t>
      </w:r>
      <w:r w:rsidR="00576761" w:rsidRPr="00576761">
        <w:t xml:space="preserve"> </w:t>
      </w:r>
      <w:r w:rsidR="00576761">
        <w:t>MyS</w:t>
      </w:r>
      <w:r w:rsidR="00081774">
        <w:t>T</w:t>
      </w:r>
      <w:r w:rsidR="00576761">
        <w:t>_sink_0</w:t>
      </w:r>
      <w:bookmarkEnd w:id="29"/>
    </w:p>
    <w:p w14:paraId="7363EC69" w14:textId="1A6493F1" w:rsidR="00F43D4C" w:rsidRDefault="00F43D4C" w:rsidP="00F43D4C">
      <w:pPr>
        <w:rPr>
          <w:lang w:val="ru-RU"/>
        </w:rPr>
      </w:pPr>
      <w:bookmarkStart w:id="30" w:name="_Toc161170167"/>
      <w:r>
        <w:rPr>
          <w:lang w:val="ru-RU"/>
        </w:rPr>
        <w:t>Переименуем</w:t>
      </w:r>
      <w:r w:rsidRPr="00FF1C23">
        <w:t xml:space="preserve"> </w:t>
      </w:r>
      <w:r w:rsidR="00081774" w:rsidRPr="00FF1C23">
        <w:t xml:space="preserve"> </w:t>
      </w:r>
      <w:r w:rsidR="00081774">
        <w:t>MyST</w:t>
      </w:r>
      <w:r w:rsidR="00FF1C23">
        <w:t xml:space="preserve">_source_0 </w:t>
      </w:r>
      <w:r w:rsidR="00FF1C23">
        <w:rPr>
          <w:lang w:val="ru-RU"/>
        </w:rPr>
        <w:t>и</w:t>
      </w:r>
      <w:r w:rsidR="00FF1C23" w:rsidRPr="00FF1C23">
        <w:t xml:space="preserve"> </w:t>
      </w:r>
      <w:r w:rsidR="00FF1C23">
        <w:t xml:space="preserve">MyST_sink_0 </w:t>
      </w:r>
      <w:r w:rsidR="00FF1C23">
        <w:rPr>
          <w:lang w:val="ru-RU"/>
        </w:rPr>
        <w:t>в</w:t>
      </w:r>
      <w:r w:rsidR="00FF1C23" w:rsidRPr="00FF1C23">
        <w:t xml:space="preserve"> </w:t>
      </w:r>
      <w:proofErr w:type="spellStart"/>
      <w:r w:rsidR="00FF1C23">
        <w:t>MyST_source</w:t>
      </w:r>
      <w:proofErr w:type="spellEnd"/>
      <w:r w:rsidR="00FF1C23">
        <w:t xml:space="preserve"> </w:t>
      </w:r>
      <w:r w:rsidR="00FF1C23">
        <w:rPr>
          <w:lang w:val="ru-RU"/>
        </w:rPr>
        <w:t>и</w:t>
      </w:r>
      <w:r w:rsidR="00FF1C23" w:rsidRPr="00FF1C23">
        <w:t xml:space="preserve"> </w:t>
      </w:r>
      <w:proofErr w:type="spellStart"/>
      <w:r w:rsidR="00FF1C23">
        <w:t>MyST_sink</w:t>
      </w:r>
      <w:proofErr w:type="spellEnd"/>
      <w:r w:rsidR="00FF1C23" w:rsidRPr="00FF1C23">
        <w:t xml:space="preserve"> </w:t>
      </w:r>
      <w:r w:rsidR="00FF1C23">
        <w:rPr>
          <w:lang w:val="ru-RU"/>
        </w:rPr>
        <w:t>соответственно</w:t>
      </w:r>
      <w:r w:rsidR="0033111D" w:rsidRPr="0033111D">
        <w:t xml:space="preserve">. </w:t>
      </w:r>
      <w:r w:rsidR="0033111D">
        <w:rPr>
          <w:lang w:val="ru-RU"/>
        </w:rPr>
        <w:t>Получившаяся структура будет выглядеть следующим образом:</w:t>
      </w:r>
    </w:p>
    <w:p w14:paraId="1C65D9D6" w14:textId="54830E64" w:rsidR="004303B2" w:rsidRDefault="005D63A6" w:rsidP="004303B2">
      <w:pPr>
        <w:keepNext/>
        <w:ind w:firstLine="0"/>
        <w:jc w:val="center"/>
      </w:pPr>
      <w:r w:rsidRPr="005D63A6">
        <w:rPr>
          <w:noProof/>
        </w:rPr>
        <w:lastRenderedPageBreak/>
        <w:drawing>
          <wp:inline distT="0" distB="0" distL="0" distR="0" wp14:anchorId="42CBF17D" wp14:editId="3323056A">
            <wp:extent cx="3927945" cy="2110438"/>
            <wp:effectExtent l="0" t="0" r="0" b="4445"/>
            <wp:docPr id="793453254" name="Рисунок 1" descr="Изображение выглядит как текст, программное обеспечение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53254" name="Рисунок 1" descr="Изображение выглядит как текст, программное обеспечение, число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257" cy="211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CBB24" w14:textId="25028F88" w:rsidR="00D4034F" w:rsidRPr="005D63A6" w:rsidRDefault="004303B2" w:rsidP="001643DA">
      <w:pPr>
        <w:pStyle w:val="a4"/>
        <w:rPr>
          <w:lang w:val="ru-RU"/>
        </w:rPr>
      </w:pPr>
      <w:bookmarkStart w:id="31" w:name="_Toc162361280"/>
      <w:r w:rsidRPr="00B60D9D">
        <w:rPr>
          <w:lang w:val="ru-RU"/>
        </w:rPr>
        <w:t xml:space="preserve">Рис. </w:t>
      </w:r>
      <w:r>
        <w:fldChar w:fldCharType="begin"/>
      </w:r>
      <w:r w:rsidRPr="00B60D9D">
        <w:rPr>
          <w:lang w:val="ru-RU"/>
        </w:rPr>
        <w:instrText xml:space="preserve"> </w:instrText>
      </w:r>
      <w:r>
        <w:instrText>SEQ</w:instrText>
      </w:r>
      <w:r w:rsidRPr="00B60D9D">
        <w:rPr>
          <w:lang w:val="ru-RU"/>
        </w:rPr>
        <w:instrText xml:space="preserve"> Рис. \* </w:instrText>
      </w:r>
      <w:r>
        <w:instrText>ARABIC</w:instrText>
      </w:r>
      <w:r w:rsidRPr="00B60D9D">
        <w:rPr>
          <w:lang w:val="ru-RU"/>
        </w:rPr>
        <w:instrText xml:space="preserve"> </w:instrText>
      </w:r>
      <w:r>
        <w:fldChar w:fldCharType="separate"/>
      </w:r>
      <w:r w:rsidR="003A73C7">
        <w:rPr>
          <w:noProof/>
        </w:rPr>
        <w:t>8</w:t>
      </w:r>
      <w:r>
        <w:fldChar w:fldCharType="end"/>
      </w:r>
      <w:r w:rsidRPr="00B60D9D">
        <w:rPr>
          <w:lang w:val="ru-RU"/>
        </w:rPr>
        <w:t xml:space="preserve"> – </w:t>
      </w:r>
      <w:r w:rsidR="00B60D9D">
        <w:rPr>
          <w:lang w:val="ru-RU"/>
        </w:rPr>
        <w:t>Система после переименования компонентов</w:t>
      </w:r>
      <w:bookmarkEnd w:id="31"/>
    </w:p>
    <w:p w14:paraId="7D71F1E2" w14:textId="3B57331C" w:rsidR="002533B3" w:rsidRDefault="002533B3" w:rsidP="0047773B">
      <w:pPr>
        <w:pStyle w:val="2"/>
        <w:numPr>
          <w:ilvl w:val="1"/>
          <w:numId w:val="11"/>
        </w:numPr>
      </w:pPr>
      <w:bookmarkStart w:id="32" w:name="_Toc162361330"/>
      <w:bookmarkStart w:id="33" w:name="_Toc161170162"/>
      <w:bookmarkEnd w:id="30"/>
      <w:r>
        <w:rPr>
          <w:lang w:val="ru-RU"/>
        </w:rPr>
        <w:t>Подключение сигналов</w:t>
      </w:r>
      <w:bookmarkEnd w:id="32"/>
    </w:p>
    <w:p w14:paraId="420F6B7B" w14:textId="03B62339" w:rsidR="00C7377E" w:rsidRDefault="00C7377E" w:rsidP="002533B3">
      <w:pPr>
        <w:pStyle w:val="3"/>
      </w:pPr>
      <w:bookmarkStart w:id="34" w:name="_Toc162361331"/>
      <w:r>
        <w:t>Подключение тактового сигнала</w:t>
      </w:r>
      <w:bookmarkEnd w:id="33"/>
      <w:bookmarkEnd w:id="34"/>
    </w:p>
    <w:p w14:paraId="649B29C5" w14:textId="77777777" w:rsidR="00C7377E" w:rsidRPr="00386043" w:rsidRDefault="00C7377E" w:rsidP="00C7377E">
      <w:pPr>
        <w:rPr>
          <w:lang w:val="ru-RU"/>
        </w:rPr>
      </w:pPr>
      <w:r w:rsidRPr="00386043">
        <w:rPr>
          <w:lang w:val="ru-RU"/>
        </w:rPr>
        <w:t xml:space="preserve">Выделим интерфейс </w:t>
      </w:r>
      <w:r>
        <w:t>clk</w:t>
      </w:r>
      <w:r w:rsidRPr="00386043">
        <w:rPr>
          <w:lang w:val="ru-RU"/>
        </w:rPr>
        <w:t xml:space="preserve"> компонента </w:t>
      </w:r>
      <w:r>
        <w:t>clk</w:t>
      </w:r>
      <w:r w:rsidRPr="00386043">
        <w:rPr>
          <w:lang w:val="ru-RU"/>
        </w:rPr>
        <w:t>, и, открыв его соединения, выберем подключение ко всем тактовым входам:</w:t>
      </w:r>
    </w:p>
    <w:p w14:paraId="2F9E4D79" w14:textId="4FF01F35" w:rsidR="00C7377E" w:rsidRDefault="005767FC" w:rsidP="001643DA">
      <w:pPr>
        <w:pStyle w:val="a4"/>
      </w:pPr>
      <w:r w:rsidRPr="005767FC">
        <w:rPr>
          <w:noProof/>
        </w:rPr>
        <w:drawing>
          <wp:inline distT="0" distB="0" distL="0" distR="0" wp14:anchorId="49EA05B3" wp14:editId="11CCC7C2">
            <wp:extent cx="4621237" cy="1433053"/>
            <wp:effectExtent l="0" t="0" r="8255" b="0"/>
            <wp:docPr id="134842168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2168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0644" cy="143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EBCD" w14:textId="506CC527" w:rsidR="00C7377E" w:rsidRPr="00386043" w:rsidRDefault="00C7377E" w:rsidP="001643DA">
      <w:pPr>
        <w:pStyle w:val="a4"/>
        <w:rPr>
          <w:lang w:val="ru-RU"/>
        </w:rPr>
      </w:pPr>
      <w:bookmarkStart w:id="35" w:name="_Toc161170183"/>
      <w:bookmarkStart w:id="36" w:name="_Toc162361281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9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Подключение тактового сигнала (1)</w:t>
      </w:r>
      <w:bookmarkEnd w:id="35"/>
      <w:bookmarkEnd w:id="36"/>
    </w:p>
    <w:p w14:paraId="4279174D" w14:textId="6C9C6B27" w:rsidR="00C7377E" w:rsidRPr="00386043" w:rsidRDefault="005767FC" w:rsidP="00C7377E">
      <w:pPr>
        <w:rPr>
          <w:lang w:val="ru-RU"/>
        </w:rPr>
      </w:pPr>
      <w:r>
        <w:rPr>
          <w:lang w:val="ru-RU"/>
        </w:rPr>
        <w:t>Выполним</w:t>
      </w:r>
      <w:r w:rsidR="00C7377E" w:rsidRPr="00386043">
        <w:rPr>
          <w:lang w:val="ru-RU"/>
        </w:rPr>
        <w:t xml:space="preserve"> </w:t>
      </w:r>
      <w:r w:rsidR="00C7377E">
        <w:t>Filter</w:t>
      </w:r>
      <w:r w:rsidR="00C7377E" w:rsidRPr="00386043">
        <w:rPr>
          <w:lang w:val="ru-RU"/>
          <w14:ligatures w14:val="none"/>
        </w:rPr>
        <w:t xml:space="preserve"> → </w:t>
      </w:r>
      <w:r w:rsidR="00C7377E">
        <w:rPr>
          <w14:ligatures w14:val="none"/>
        </w:rPr>
        <w:t>Clock</w:t>
      </w:r>
      <w:r w:rsidR="00C7377E" w:rsidRPr="00386043">
        <w:rPr>
          <w:lang w:val="ru-RU"/>
          <w14:ligatures w14:val="none"/>
        </w:rPr>
        <w:t xml:space="preserve"> </w:t>
      </w:r>
      <w:r w:rsidR="00C7377E">
        <w:rPr>
          <w14:ligatures w14:val="none"/>
        </w:rPr>
        <w:t>and</w:t>
      </w:r>
      <w:r w:rsidR="00C7377E" w:rsidRPr="00386043">
        <w:rPr>
          <w:lang w:val="ru-RU"/>
          <w14:ligatures w14:val="none"/>
        </w:rPr>
        <w:t xml:space="preserve"> </w:t>
      </w:r>
      <w:r w:rsidR="00C7377E">
        <w:rPr>
          <w14:ligatures w14:val="none"/>
        </w:rPr>
        <w:t>Reset</w:t>
      </w:r>
      <w:r w:rsidR="00C7377E" w:rsidRPr="00386043">
        <w:rPr>
          <w:lang w:val="ru-RU"/>
          <w14:ligatures w14:val="none"/>
        </w:rPr>
        <w:t xml:space="preserve"> </w:t>
      </w:r>
      <w:r w:rsidR="00C7377E">
        <w:rPr>
          <w14:ligatures w14:val="none"/>
        </w:rPr>
        <w:t>Interfaces</w:t>
      </w:r>
      <w:r>
        <w:rPr>
          <w:lang w:val="ru-RU"/>
          <w14:ligatures w14:val="none"/>
        </w:rPr>
        <w:t xml:space="preserve"> и</w:t>
      </w:r>
      <w:r w:rsidR="00C7377E" w:rsidRPr="00386043">
        <w:rPr>
          <w:lang w:val="ru-RU"/>
          <w14:ligatures w14:val="none"/>
        </w:rPr>
        <w:t xml:space="preserve"> убедимся, что соединения выполн</w:t>
      </w:r>
      <w:r>
        <w:rPr>
          <w:lang w:val="ru-RU"/>
          <w14:ligatures w14:val="none"/>
        </w:rPr>
        <w:t>ены корректно</w:t>
      </w:r>
      <w:r w:rsidR="00C7377E" w:rsidRPr="00386043">
        <w:rPr>
          <w:lang w:val="ru-RU"/>
        </w:rPr>
        <w:t>:</w:t>
      </w:r>
    </w:p>
    <w:p w14:paraId="3A7FBA2B" w14:textId="1DE31BC4" w:rsidR="00C7377E" w:rsidRDefault="005767FC" w:rsidP="001643DA">
      <w:pPr>
        <w:pStyle w:val="a4"/>
      </w:pPr>
      <w:r w:rsidRPr="005767FC">
        <w:rPr>
          <w:noProof/>
        </w:rPr>
        <w:drawing>
          <wp:inline distT="0" distB="0" distL="0" distR="0" wp14:anchorId="2CACDD43" wp14:editId="0BBD6695">
            <wp:extent cx="4534737" cy="2328203"/>
            <wp:effectExtent l="0" t="0" r="0" b="0"/>
            <wp:docPr id="197194348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4348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4041" cy="233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CB40" w14:textId="6EBA5C00" w:rsidR="00C7377E" w:rsidRDefault="00C7377E" w:rsidP="001643DA">
      <w:pPr>
        <w:pStyle w:val="a4"/>
        <w:rPr>
          <w:lang w:val="ru-RU"/>
        </w:rPr>
      </w:pPr>
      <w:bookmarkStart w:id="37" w:name="_Toc161170184"/>
      <w:bookmarkStart w:id="38" w:name="_Toc162361282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10</w:t>
      </w:r>
      <w:r>
        <w:rPr>
          <w:noProof/>
        </w:rPr>
        <w:fldChar w:fldCharType="end"/>
      </w:r>
      <w:r w:rsidRPr="003E6516">
        <w:rPr>
          <w:lang w:val="ru-RU"/>
        </w:rPr>
        <w:t xml:space="preserve"> – Подключение тактового сигнала (2)</w:t>
      </w:r>
      <w:bookmarkEnd w:id="37"/>
      <w:bookmarkEnd w:id="38"/>
    </w:p>
    <w:p w14:paraId="719FACED" w14:textId="653729AB" w:rsidR="002533B3" w:rsidRDefault="002533B3" w:rsidP="002533B3">
      <w:pPr>
        <w:pStyle w:val="3"/>
        <w:rPr>
          <w:lang w:val="ru-RU"/>
        </w:rPr>
      </w:pPr>
      <w:bookmarkStart w:id="39" w:name="_Toc162361332"/>
      <w:r>
        <w:rPr>
          <w:lang w:val="ru-RU"/>
        </w:rPr>
        <w:t xml:space="preserve">Подключение сигнала </w:t>
      </w:r>
      <w:r>
        <w:t>Reset</w:t>
      </w:r>
      <w:bookmarkEnd w:id="39"/>
    </w:p>
    <w:p w14:paraId="6B491FE3" w14:textId="45110D31" w:rsidR="002533B3" w:rsidRDefault="002533B3" w:rsidP="002533B3">
      <w:pPr>
        <w:rPr>
          <w:lang w:val="ru-RU"/>
        </w:rPr>
      </w:pPr>
      <w:r>
        <w:rPr>
          <w:lang w:val="ru-RU"/>
        </w:rPr>
        <w:t>Выполним</w:t>
      </w:r>
      <w:r w:rsidRPr="002533B3">
        <w:rPr>
          <w:lang w:val="ru-RU"/>
        </w:rPr>
        <w:t xml:space="preserve"> </w:t>
      </w:r>
      <w:r>
        <w:t>System</w:t>
      </w:r>
      <w:r w:rsidRPr="002533B3">
        <w:rPr>
          <w:lang w:val="ru-RU"/>
        </w:rPr>
        <w:t xml:space="preserve"> </w:t>
      </w:r>
      <w:r w:rsidR="004E1A5F" w:rsidRPr="00386043">
        <w:rPr>
          <w:lang w:val="ru-RU"/>
        </w:rPr>
        <w:t>→</w:t>
      </w:r>
      <w:r w:rsidRPr="002533B3">
        <w:rPr>
          <w:lang w:val="ru-RU"/>
        </w:rPr>
        <w:t xml:space="preserve"> </w:t>
      </w:r>
      <w:r>
        <w:t>Create</w:t>
      </w:r>
      <w:r w:rsidRPr="002533B3">
        <w:rPr>
          <w:lang w:val="ru-RU"/>
        </w:rPr>
        <w:t xml:space="preserve"> </w:t>
      </w:r>
      <w:r>
        <w:t>Global</w:t>
      </w:r>
      <w:r w:rsidRPr="002533B3">
        <w:rPr>
          <w:lang w:val="ru-RU"/>
        </w:rPr>
        <w:t xml:space="preserve"> </w:t>
      </w:r>
      <w:r>
        <w:t>Reset</w:t>
      </w:r>
      <w:r w:rsidRPr="002533B3">
        <w:rPr>
          <w:lang w:val="ru-RU"/>
        </w:rPr>
        <w:t xml:space="preserve"> </w:t>
      </w:r>
      <w:r>
        <w:t>Network</w:t>
      </w:r>
      <w:r w:rsidRPr="002533B3">
        <w:rPr>
          <w:lang w:val="ru-RU"/>
        </w:rPr>
        <w:t xml:space="preserve"> </w:t>
      </w:r>
      <w:r>
        <w:rPr>
          <w:lang w:val="ru-RU"/>
        </w:rPr>
        <w:t>и</w:t>
      </w:r>
      <w:r w:rsidRPr="002533B3">
        <w:rPr>
          <w:lang w:val="ru-RU"/>
        </w:rPr>
        <w:t xml:space="preserve"> </w:t>
      </w:r>
      <w:r>
        <w:rPr>
          <w:lang w:val="ru-RU"/>
        </w:rPr>
        <w:t>убедимся</w:t>
      </w:r>
      <w:r w:rsidRPr="002533B3">
        <w:rPr>
          <w:lang w:val="ru-RU"/>
        </w:rPr>
        <w:t xml:space="preserve">, </w:t>
      </w:r>
      <w:r>
        <w:rPr>
          <w:lang w:val="ru-RU"/>
        </w:rPr>
        <w:t>что</w:t>
      </w:r>
      <w:r w:rsidRPr="002533B3">
        <w:rPr>
          <w:lang w:val="ru-RU"/>
        </w:rPr>
        <w:t xml:space="preserve"> </w:t>
      </w:r>
      <w:r>
        <w:rPr>
          <w:lang w:val="ru-RU"/>
        </w:rPr>
        <w:t xml:space="preserve">система выглядит корректно, сигнал </w:t>
      </w:r>
      <w:r>
        <w:t>Reset</w:t>
      </w:r>
      <w:r w:rsidRPr="002533B3">
        <w:rPr>
          <w:lang w:val="ru-RU"/>
        </w:rPr>
        <w:t xml:space="preserve"> </w:t>
      </w:r>
      <w:r>
        <w:rPr>
          <w:lang w:val="ru-RU"/>
        </w:rPr>
        <w:t>подключен:</w:t>
      </w:r>
    </w:p>
    <w:p w14:paraId="79885068" w14:textId="77777777" w:rsidR="00833960" w:rsidRDefault="00833960" w:rsidP="001643DA">
      <w:pPr>
        <w:pStyle w:val="a4"/>
      </w:pPr>
      <w:r w:rsidRPr="00833960">
        <w:rPr>
          <w:noProof/>
          <w:lang w:val="ru-RU"/>
        </w:rPr>
        <w:lastRenderedPageBreak/>
        <w:drawing>
          <wp:inline distT="0" distB="0" distL="0" distR="0" wp14:anchorId="46556E4D" wp14:editId="2C6336F0">
            <wp:extent cx="4698610" cy="2247598"/>
            <wp:effectExtent l="0" t="0" r="6985" b="635"/>
            <wp:docPr id="77647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7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1675" cy="224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9EEA" w14:textId="599A8187" w:rsidR="00C7735B" w:rsidRDefault="00833960" w:rsidP="001643DA">
      <w:pPr>
        <w:pStyle w:val="a4"/>
      </w:pPr>
      <w:bookmarkStart w:id="40" w:name="_Toc162361283"/>
      <w:r w:rsidRPr="00F61715">
        <w:rPr>
          <w:lang w:val="ru-RU"/>
        </w:rPr>
        <w:t xml:space="preserve">Рис. </w:t>
      </w:r>
      <w:r>
        <w:fldChar w:fldCharType="begin"/>
      </w:r>
      <w:r w:rsidRPr="00F61715">
        <w:rPr>
          <w:lang w:val="ru-RU"/>
        </w:rPr>
        <w:instrText xml:space="preserve"> </w:instrText>
      </w:r>
      <w:r>
        <w:instrText>SEQ</w:instrText>
      </w:r>
      <w:r w:rsidRPr="00F61715">
        <w:rPr>
          <w:lang w:val="ru-RU"/>
        </w:rPr>
        <w:instrText xml:space="preserve"> Рис. \* </w:instrText>
      </w:r>
      <w:r>
        <w:instrText>ARABIC</w:instrText>
      </w:r>
      <w:r w:rsidRPr="00F61715">
        <w:rPr>
          <w:lang w:val="ru-RU"/>
        </w:rPr>
        <w:instrText xml:space="preserve"> </w:instrText>
      </w:r>
      <w:r>
        <w:fldChar w:fldCharType="separate"/>
      </w:r>
      <w:r w:rsidR="003A73C7">
        <w:rPr>
          <w:noProof/>
        </w:rPr>
        <w:t>11</w:t>
      </w:r>
      <w:r>
        <w:fldChar w:fldCharType="end"/>
      </w:r>
      <w:r>
        <w:rPr>
          <w:lang w:val="ru-RU"/>
        </w:rPr>
        <w:t xml:space="preserve"> – Подключение сигнала </w:t>
      </w:r>
      <w:r>
        <w:t>Reset</w:t>
      </w:r>
      <w:bookmarkEnd w:id="40"/>
    </w:p>
    <w:p w14:paraId="6ACE0291" w14:textId="77777777" w:rsidR="00F61715" w:rsidRDefault="00F61715" w:rsidP="0047773B">
      <w:pPr>
        <w:pStyle w:val="2"/>
        <w:numPr>
          <w:ilvl w:val="1"/>
          <w:numId w:val="11"/>
        </w:numPr>
      </w:pPr>
      <w:bookmarkStart w:id="41" w:name="_Toc162361333"/>
      <w:r>
        <w:t>Подключение Avalon-MM</w:t>
      </w:r>
      <w:r w:rsidRPr="00BA2B06">
        <w:t xml:space="preserve"> </w:t>
      </w:r>
      <w:r>
        <w:t>интерфейсов</w:t>
      </w:r>
      <w:bookmarkEnd w:id="41"/>
    </w:p>
    <w:p w14:paraId="7C45776C" w14:textId="77777777" w:rsidR="00F61715" w:rsidRPr="00F61715" w:rsidRDefault="00F61715" w:rsidP="00F61715">
      <w:pPr>
        <w:rPr>
          <w:lang w:val="ru-RU"/>
        </w:rPr>
      </w:pPr>
      <w:r w:rsidRPr="00F61715">
        <w:rPr>
          <w:lang w:val="ru-RU"/>
        </w:rPr>
        <w:t xml:space="preserve">Выполним </w:t>
      </w:r>
      <w:r>
        <w:t>Filter</w:t>
      </w:r>
      <w:r w:rsidRPr="00F61715">
        <w:rPr>
          <w:lang w:val="ru-RU"/>
        </w:rPr>
        <w:t xml:space="preserve"> → </w:t>
      </w:r>
      <w:r>
        <w:t>Avalon</w:t>
      </w:r>
      <w:r w:rsidRPr="00F61715">
        <w:rPr>
          <w:lang w:val="ru-RU"/>
        </w:rPr>
        <w:t>-</w:t>
      </w:r>
      <w:r>
        <w:t>MM</w:t>
      </w:r>
      <w:r w:rsidRPr="00F61715">
        <w:rPr>
          <w:lang w:val="ru-RU"/>
        </w:rPr>
        <w:t xml:space="preserve"> </w:t>
      </w:r>
      <w:r>
        <w:t>Interfaces</w:t>
      </w:r>
      <w:r w:rsidRPr="00F61715">
        <w:rPr>
          <w:lang w:val="ru-RU"/>
        </w:rPr>
        <w:t xml:space="preserve"> и выберем соединения так, как показано на картинке ниже</w:t>
      </w:r>
    </w:p>
    <w:p w14:paraId="10036917" w14:textId="0351EDEE" w:rsidR="00F61715" w:rsidRDefault="00336A35" w:rsidP="001643DA">
      <w:pPr>
        <w:pStyle w:val="a4"/>
      </w:pPr>
      <w:r w:rsidRPr="00336A35">
        <w:rPr>
          <w:noProof/>
        </w:rPr>
        <w:drawing>
          <wp:inline distT="0" distB="0" distL="0" distR="0" wp14:anchorId="79218206" wp14:editId="0C661A86">
            <wp:extent cx="5940425" cy="1972310"/>
            <wp:effectExtent l="0" t="0" r="3175" b="8890"/>
            <wp:docPr id="78442136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2136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5EC2" w14:textId="2374AF31" w:rsidR="00F61715" w:rsidRPr="00F61715" w:rsidRDefault="00F61715" w:rsidP="001643DA">
      <w:pPr>
        <w:pStyle w:val="a4"/>
        <w:rPr>
          <w:lang w:val="ru-RU"/>
        </w:rPr>
      </w:pPr>
      <w:bookmarkStart w:id="42" w:name="_Toc162361284"/>
      <w:r w:rsidRPr="00F61715">
        <w:rPr>
          <w:lang w:val="ru-RU"/>
        </w:rPr>
        <w:t xml:space="preserve">Рис. </w:t>
      </w:r>
      <w:r>
        <w:fldChar w:fldCharType="begin"/>
      </w:r>
      <w:r w:rsidRPr="00F61715">
        <w:rPr>
          <w:lang w:val="ru-RU"/>
        </w:rPr>
        <w:instrText xml:space="preserve"> </w:instrText>
      </w:r>
      <w:r>
        <w:instrText>SEQ</w:instrText>
      </w:r>
      <w:r w:rsidRPr="00F61715">
        <w:rPr>
          <w:lang w:val="ru-RU"/>
        </w:rPr>
        <w:instrText xml:space="preserve"> Рис. \* </w:instrText>
      </w:r>
      <w:r>
        <w:instrText>ARABIC</w:instrText>
      </w:r>
      <w:r w:rsidRPr="00F61715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12</w:t>
      </w:r>
      <w:r>
        <w:fldChar w:fldCharType="end"/>
      </w:r>
      <w:r w:rsidRPr="00F61715">
        <w:rPr>
          <w:lang w:val="ru-RU"/>
        </w:rPr>
        <w:t xml:space="preserve"> – Подключение </w:t>
      </w:r>
      <w:r>
        <w:t>Avalon</w:t>
      </w:r>
      <w:r w:rsidRPr="00F61715">
        <w:rPr>
          <w:lang w:val="ru-RU"/>
        </w:rPr>
        <w:t>-</w:t>
      </w:r>
      <w:r>
        <w:t>MM</w:t>
      </w:r>
      <w:r w:rsidRPr="00F61715">
        <w:rPr>
          <w:lang w:val="ru-RU"/>
        </w:rPr>
        <w:t xml:space="preserve"> интерфейсов</w:t>
      </w:r>
      <w:bookmarkEnd w:id="42"/>
    </w:p>
    <w:p w14:paraId="6A3FE1E5" w14:textId="36F7080A" w:rsidR="00F61715" w:rsidRPr="00F61715" w:rsidRDefault="00F61715" w:rsidP="00F61715">
      <w:pPr>
        <w:rPr>
          <w:lang w:val="ru-RU"/>
        </w:rPr>
      </w:pPr>
      <w:r w:rsidRPr="00F61715">
        <w:rPr>
          <w:lang w:val="ru-RU"/>
        </w:rPr>
        <w:t xml:space="preserve">Заметим, что </w:t>
      </w:r>
      <w:r w:rsidR="00336A35">
        <w:rPr>
          <w:lang w:val="ru-RU"/>
        </w:rPr>
        <w:t xml:space="preserve">в окне </w:t>
      </w:r>
      <w:proofErr w:type="spellStart"/>
      <w:r w:rsidR="00336A35">
        <w:t>Msgs</w:t>
      </w:r>
      <w:proofErr w:type="spellEnd"/>
      <w:r w:rsidR="00336A35" w:rsidRPr="00336A35">
        <w:rPr>
          <w:lang w:val="ru-RU"/>
        </w:rPr>
        <w:t xml:space="preserve"> </w:t>
      </w:r>
      <w:r w:rsidR="00336A35">
        <w:rPr>
          <w:lang w:val="ru-RU"/>
        </w:rPr>
        <w:t>высвечивается ошибка, указывающая на то, что базовые адреса заданы неправильно</w:t>
      </w:r>
      <w:r w:rsidR="004E1A5F">
        <w:rPr>
          <w:lang w:val="ru-RU"/>
        </w:rPr>
        <w:t xml:space="preserve">. </w:t>
      </w:r>
      <w:r w:rsidRPr="00F61715">
        <w:rPr>
          <w:lang w:val="ru-RU"/>
        </w:rPr>
        <w:t>Поменяем адреса, проверим, что они верны, и зафиксируем их (нажать символ замка у каждого из адресов):</w:t>
      </w:r>
    </w:p>
    <w:p w14:paraId="2FC9ED0D" w14:textId="77777777" w:rsidR="00F61715" w:rsidRDefault="00F61715" w:rsidP="001643DA">
      <w:pPr>
        <w:pStyle w:val="a4"/>
      </w:pPr>
      <w:r w:rsidRPr="00EE2170">
        <w:rPr>
          <w:noProof/>
        </w:rPr>
        <w:drawing>
          <wp:inline distT="0" distB="0" distL="0" distR="0" wp14:anchorId="14DC713C" wp14:editId="67F0D2F3">
            <wp:extent cx="5940425" cy="1245870"/>
            <wp:effectExtent l="0" t="0" r="3175" b="0"/>
            <wp:docPr id="1941721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218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E3E9" w14:textId="78D84306" w:rsidR="00F61715" w:rsidRPr="00F61715" w:rsidRDefault="00F61715" w:rsidP="001643DA">
      <w:pPr>
        <w:pStyle w:val="a4"/>
        <w:rPr>
          <w:lang w:val="ru-RU"/>
        </w:rPr>
      </w:pPr>
      <w:bookmarkStart w:id="43" w:name="_Toc161170187"/>
      <w:bookmarkStart w:id="44" w:name="_Toc162361285"/>
      <w:r w:rsidRPr="00F61715">
        <w:rPr>
          <w:lang w:val="ru-RU"/>
        </w:rPr>
        <w:t xml:space="preserve">Рис. </w:t>
      </w:r>
      <w:r>
        <w:fldChar w:fldCharType="begin"/>
      </w:r>
      <w:r w:rsidRPr="00F61715">
        <w:rPr>
          <w:lang w:val="ru-RU"/>
        </w:rPr>
        <w:instrText xml:space="preserve"> </w:instrText>
      </w:r>
      <w:r>
        <w:instrText>SEQ</w:instrText>
      </w:r>
      <w:r w:rsidRPr="00F61715">
        <w:rPr>
          <w:lang w:val="ru-RU"/>
        </w:rPr>
        <w:instrText xml:space="preserve"> Рис. \* </w:instrText>
      </w:r>
      <w:r>
        <w:instrText>ARABIC</w:instrText>
      </w:r>
      <w:r w:rsidRPr="00F61715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13</w:t>
      </w:r>
      <w:r>
        <w:fldChar w:fldCharType="end"/>
      </w:r>
      <w:r w:rsidRPr="00F61715">
        <w:rPr>
          <w:lang w:val="ru-RU"/>
        </w:rPr>
        <w:t xml:space="preserve"> – Фиксация адресов</w:t>
      </w:r>
      <w:bookmarkEnd w:id="43"/>
      <w:bookmarkEnd w:id="44"/>
    </w:p>
    <w:p w14:paraId="0E0F59D5" w14:textId="317FD21D" w:rsidR="00F61715" w:rsidRDefault="00F61715" w:rsidP="00F61715">
      <w:pPr>
        <w:rPr>
          <w:lang w:val="ru-RU"/>
        </w:rPr>
      </w:pPr>
      <w:r w:rsidRPr="00F61715">
        <w:rPr>
          <w:lang w:val="ru-RU"/>
        </w:rPr>
        <w:t xml:space="preserve">Откроем окно закладок </w:t>
      </w:r>
      <w:r>
        <w:t>View</w:t>
      </w:r>
      <w:r w:rsidRPr="00F61715">
        <w:rPr>
          <w:lang w:val="ru-RU"/>
        </w:rPr>
        <w:t xml:space="preserve"> → </w:t>
      </w:r>
      <w:r>
        <w:t>Address</w:t>
      </w:r>
      <w:r w:rsidRPr="00F61715">
        <w:rPr>
          <w:lang w:val="ru-RU"/>
        </w:rPr>
        <w:t xml:space="preserve"> </w:t>
      </w:r>
      <w:r>
        <w:t>Map</w:t>
      </w:r>
      <w:r w:rsidRPr="00F61715">
        <w:rPr>
          <w:lang w:val="ru-RU"/>
        </w:rPr>
        <w:t>. В окне появятся Ведущие (</w:t>
      </w:r>
      <w:r>
        <w:t>master</w:t>
      </w:r>
      <w:r w:rsidRPr="00F61715">
        <w:rPr>
          <w:lang w:val="ru-RU"/>
        </w:rPr>
        <w:t>) и ведомые (</w:t>
      </w:r>
      <w:r>
        <w:t>slave</w:t>
      </w:r>
      <w:r w:rsidRPr="00F61715">
        <w:rPr>
          <w:lang w:val="ru-RU"/>
        </w:rPr>
        <w:t xml:space="preserve">) шины, т. е. столбцы и строки </w:t>
      </w:r>
      <w:r>
        <w:t>Avalon</w:t>
      </w:r>
      <w:r w:rsidRPr="00F61715">
        <w:rPr>
          <w:lang w:val="ru-RU"/>
        </w:rPr>
        <w:t xml:space="preserve"> </w:t>
      </w:r>
      <w:r>
        <w:t>MM</w:t>
      </w:r>
      <w:r w:rsidRPr="00F61715">
        <w:rPr>
          <w:lang w:val="ru-RU"/>
        </w:rPr>
        <w:t xml:space="preserve"> соответственно. </w:t>
      </w:r>
      <w:r w:rsidRPr="004E1A5F">
        <w:rPr>
          <w:lang w:val="ru-RU"/>
        </w:rPr>
        <w:t>Проверим, что они выведены корректно</w:t>
      </w:r>
      <w:r w:rsidR="004E1A5F">
        <w:rPr>
          <w:lang w:val="ru-RU"/>
        </w:rPr>
        <w:t>. Для</w:t>
      </w:r>
      <w:r w:rsidR="004E1A5F" w:rsidRPr="0043254C">
        <w:rPr>
          <w:lang w:val="ru-RU"/>
        </w:rPr>
        <w:t xml:space="preserve"> </w:t>
      </w:r>
      <w:r w:rsidR="004E1A5F">
        <w:rPr>
          <w:lang w:val="ru-RU"/>
        </w:rPr>
        <w:t>этого</w:t>
      </w:r>
      <w:r w:rsidR="0043254C" w:rsidRPr="0043254C">
        <w:rPr>
          <w:lang w:val="ru-RU"/>
        </w:rPr>
        <w:t xml:space="preserve"> </w:t>
      </w:r>
      <w:r w:rsidR="0043254C">
        <w:rPr>
          <w:lang w:val="ru-RU"/>
        </w:rPr>
        <w:t>компоненту</w:t>
      </w:r>
      <w:r w:rsidR="0043254C" w:rsidRPr="0043254C">
        <w:rPr>
          <w:lang w:val="ru-RU"/>
        </w:rPr>
        <w:t xml:space="preserve"> </w:t>
      </w:r>
      <w:r w:rsidR="0043254C">
        <w:t>my</w:t>
      </w:r>
      <w:r w:rsidR="0043254C" w:rsidRPr="0043254C">
        <w:rPr>
          <w:lang w:val="ru-RU"/>
        </w:rPr>
        <w:t>_</w:t>
      </w:r>
      <w:r w:rsidR="0043254C">
        <w:t>slave</w:t>
      </w:r>
      <w:r w:rsidR="0043254C" w:rsidRPr="0043254C">
        <w:rPr>
          <w:lang w:val="ru-RU"/>
        </w:rPr>
        <w:t>.</w:t>
      </w:r>
      <w:r w:rsidR="0043254C">
        <w:t>s</w:t>
      </w:r>
      <w:r w:rsidR="0043254C" w:rsidRPr="0043254C">
        <w:rPr>
          <w:lang w:val="ru-RU"/>
        </w:rPr>
        <w:t xml:space="preserve">0 </w:t>
      </w:r>
      <w:r w:rsidR="0043254C">
        <w:rPr>
          <w:lang w:val="ru-RU"/>
        </w:rPr>
        <w:t xml:space="preserve">назначим </w:t>
      </w:r>
      <w:r w:rsidR="00E71FF6">
        <w:rPr>
          <w:lang w:val="ru-RU"/>
        </w:rPr>
        <w:t>базовый адрес = 0</w:t>
      </w:r>
      <w:r w:rsidR="00DB4FCE">
        <w:rPr>
          <w:lang w:val="ru-RU"/>
        </w:rPr>
        <w:t xml:space="preserve"> и</w:t>
      </w:r>
      <w:r w:rsidR="004E1A5F" w:rsidRPr="0043254C">
        <w:rPr>
          <w:lang w:val="ru-RU"/>
        </w:rPr>
        <w:t xml:space="preserve"> </w:t>
      </w:r>
      <w:r w:rsidR="004E1A5F">
        <w:rPr>
          <w:lang w:val="ru-RU"/>
        </w:rPr>
        <w:t>выполним</w:t>
      </w:r>
      <w:r w:rsidR="004E1A5F" w:rsidRPr="0043254C">
        <w:rPr>
          <w:lang w:val="ru-RU"/>
        </w:rPr>
        <w:t xml:space="preserve"> </w:t>
      </w:r>
      <w:r w:rsidR="004E1A5F">
        <w:t>System</w:t>
      </w:r>
      <w:r w:rsidR="004E1A5F" w:rsidRPr="0043254C">
        <w:rPr>
          <w:lang w:val="ru-RU"/>
        </w:rPr>
        <w:t xml:space="preserve"> → </w:t>
      </w:r>
      <w:r w:rsidR="004E1A5F">
        <w:t>Assign</w:t>
      </w:r>
      <w:r w:rsidR="004E1A5F" w:rsidRPr="0043254C">
        <w:rPr>
          <w:lang w:val="ru-RU"/>
        </w:rPr>
        <w:t xml:space="preserve"> </w:t>
      </w:r>
      <w:r w:rsidR="004E1A5F">
        <w:t>Base</w:t>
      </w:r>
      <w:r w:rsidR="004E1A5F" w:rsidRPr="0043254C">
        <w:rPr>
          <w:lang w:val="ru-RU"/>
        </w:rPr>
        <w:t xml:space="preserve"> </w:t>
      </w:r>
      <w:r w:rsidR="004E1A5F">
        <w:t>Address</w:t>
      </w:r>
      <w:r w:rsidRPr="0043254C">
        <w:rPr>
          <w:lang w:val="ru-RU"/>
        </w:rPr>
        <w:t>:</w:t>
      </w:r>
    </w:p>
    <w:p w14:paraId="522B17CB" w14:textId="77777777" w:rsidR="009763C1" w:rsidRDefault="009763C1" w:rsidP="001643DA">
      <w:pPr>
        <w:pStyle w:val="a4"/>
      </w:pPr>
      <w:r>
        <w:rPr>
          <w:noProof/>
        </w:rPr>
        <w:lastRenderedPageBreak/>
        <w:drawing>
          <wp:inline distT="0" distB="0" distL="0" distR="0" wp14:anchorId="31873272" wp14:editId="7639AEE3">
            <wp:extent cx="5179838" cy="1193771"/>
            <wp:effectExtent l="0" t="0" r="1905" b="6985"/>
            <wp:docPr id="14124916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916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1410" cy="119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3377" w14:textId="4F215860" w:rsidR="009763C1" w:rsidRDefault="009763C1" w:rsidP="001643DA">
      <w:pPr>
        <w:pStyle w:val="a4"/>
        <w:rPr>
          <w:lang w:val="ru-RU"/>
        </w:rPr>
      </w:pPr>
      <w:bookmarkStart w:id="45" w:name="_Toc162361286"/>
      <w:r w:rsidRPr="009763C1">
        <w:rPr>
          <w:lang w:val="ru-RU"/>
        </w:rPr>
        <w:t xml:space="preserve">Рис. </w:t>
      </w:r>
      <w:r>
        <w:fldChar w:fldCharType="begin"/>
      </w:r>
      <w:r w:rsidRPr="009763C1">
        <w:rPr>
          <w:lang w:val="ru-RU"/>
        </w:rPr>
        <w:instrText xml:space="preserve"> </w:instrText>
      </w:r>
      <w:r>
        <w:instrText>SEQ</w:instrText>
      </w:r>
      <w:r w:rsidRPr="009763C1">
        <w:rPr>
          <w:lang w:val="ru-RU"/>
        </w:rPr>
        <w:instrText xml:space="preserve"> Рис. \* </w:instrText>
      </w:r>
      <w:r>
        <w:instrText>ARABIC</w:instrText>
      </w:r>
      <w:r w:rsidRPr="009763C1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 xml:space="preserve"> – Назначение правильных адресов для компонентов</w:t>
      </w:r>
      <w:bookmarkEnd w:id="45"/>
    </w:p>
    <w:p w14:paraId="229854F2" w14:textId="372D4E93" w:rsidR="00D019B1" w:rsidRPr="00D019B1" w:rsidRDefault="00D019B1" w:rsidP="00D019B1">
      <w:pPr>
        <w:rPr>
          <w:lang w:val="ru-RU"/>
        </w:rPr>
      </w:pPr>
      <w:r>
        <w:rPr>
          <w:lang w:val="ru-RU"/>
        </w:rPr>
        <w:t xml:space="preserve">Вкладка </w:t>
      </w:r>
      <w:r>
        <w:t>Address</w:t>
      </w:r>
      <w:r w:rsidRPr="00D019B1">
        <w:rPr>
          <w:lang w:val="ru-RU"/>
        </w:rPr>
        <w:t xml:space="preserve"> </w:t>
      </w:r>
      <w:r>
        <w:t>Map</w:t>
      </w:r>
      <w:r w:rsidRPr="00D019B1">
        <w:rPr>
          <w:lang w:val="ru-RU"/>
        </w:rPr>
        <w:t xml:space="preserve"> </w:t>
      </w:r>
      <w:r w:rsidR="00537EEF">
        <w:rPr>
          <w:lang w:val="ru-RU"/>
        </w:rPr>
        <w:t>будет</w:t>
      </w:r>
      <w:r>
        <w:rPr>
          <w:lang w:val="ru-RU"/>
        </w:rPr>
        <w:t xml:space="preserve"> </w:t>
      </w:r>
      <w:r w:rsidR="00537EEF">
        <w:rPr>
          <w:lang w:val="ru-RU"/>
        </w:rPr>
        <w:t>выглядеть</w:t>
      </w:r>
      <w:r>
        <w:rPr>
          <w:lang w:val="ru-RU"/>
        </w:rPr>
        <w:t xml:space="preserve"> следующим образом:</w:t>
      </w:r>
    </w:p>
    <w:p w14:paraId="7DF60157" w14:textId="6AFBC2DE" w:rsidR="00F61715" w:rsidRDefault="00D019B1" w:rsidP="001643DA">
      <w:pPr>
        <w:pStyle w:val="a4"/>
      </w:pPr>
      <w:r w:rsidRPr="00D019B1">
        <w:rPr>
          <w:noProof/>
        </w:rPr>
        <w:drawing>
          <wp:inline distT="0" distB="0" distL="0" distR="0" wp14:anchorId="576FB1F6" wp14:editId="70351A58">
            <wp:extent cx="3365582" cy="835117"/>
            <wp:effectExtent l="0" t="0" r="6350" b="3175"/>
            <wp:docPr id="11943797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797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7213" cy="8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52F3" w14:textId="395D19FA" w:rsidR="00F61715" w:rsidRPr="00F61715" w:rsidRDefault="00F61715" w:rsidP="001643DA">
      <w:pPr>
        <w:pStyle w:val="a4"/>
        <w:rPr>
          <w:lang w:val="ru-RU"/>
        </w:rPr>
      </w:pPr>
      <w:bookmarkStart w:id="46" w:name="_Toc161170188"/>
      <w:bookmarkStart w:id="47" w:name="_Toc162361287"/>
      <w:r w:rsidRPr="00F61715">
        <w:rPr>
          <w:lang w:val="ru-RU"/>
        </w:rPr>
        <w:t xml:space="preserve">Рис. </w:t>
      </w:r>
      <w:r>
        <w:fldChar w:fldCharType="begin"/>
      </w:r>
      <w:r w:rsidRPr="00F61715">
        <w:rPr>
          <w:lang w:val="ru-RU"/>
        </w:rPr>
        <w:instrText xml:space="preserve"> </w:instrText>
      </w:r>
      <w:r>
        <w:instrText>SEQ</w:instrText>
      </w:r>
      <w:r w:rsidRPr="00F61715">
        <w:rPr>
          <w:lang w:val="ru-RU"/>
        </w:rPr>
        <w:instrText xml:space="preserve"> Рис. \* </w:instrText>
      </w:r>
      <w:r>
        <w:instrText>ARABIC</w:instrText>
      </w:r>
      <w:r w:rsidRPr="00F61715">
        <w:rPr>
          <w:lang w:val="ru-RU"/>
        </w:rPr>
        <w:instrText xml:space="preserve"> </w:instrText>
      </w:r>
      <w:r>
        <w:fldChar w:fldCharType="separate"/>
      </w:r>
      <w:r w:rsidR="003A73C7" w:rsidRPr="00411608">
        <w:rPr>
          <w:noProof/>
          <w:lang w:val="ru-RU"/>
        </w:rPr>
        <w:t>15</w:t>
      </w:r>
      <w:r>
        <w:fldChar w:fldCharType="end"/>
      </w:r>
      <w:r w:rsidRPr="00F61715">
        <w:rPr>
          <w:lang w:val="ru-RU"/>
        </w:rPr>
        <w:t xml:space="preserve"> – Проверка корректности адресов</w:t>
      </w:r>
      <w:bookmarkEnd w:id="46"/>
      <w:bookmarkEnd w:id="47"/>
    </w:p>
    <w:p w14:paraId="11E1274C" w14:textId="77777777" w:rsidR="00F61715" w:rsidRPr="00F61715" w:rsidRDefault="00F61715" w:rsidP="00F61715">
      <w:pPr>
        <w:ind w:firstLine="0"/>
        <w:rPr>
          <w:lang w:val="ru-RU"/>
        </w:rPr>
      </w:pPr>
      <w:r w:rsidRPr="00F61715">
        <w:rPr>
          <w:lang w:val="ru-RU"/>
        </w:rPr>
        <w:t>Запомним базовые адреса:</w:t>
      </w:r>
    </w:p>
    <w:p w14:paraId="05AD3B1F" w14:textId="74930C50" w:rsidR="00F61715" w:rsidRPr="009D759D" w:rsidRDefault="002F0315" w:rsidP="00F61715">
      <w:pPr>
        <w:pStyle w:val="a9"/>
        <w:numPr>
          <w:ilvl w:val="0"/>
          <w:numId w:val="4"/>
        </w:numPr>
        <w:autoSpaceDE/>
        <w:autoSpaceDN/>
        <w:adjustRightInd/>
        <w:spacing w:after="100" w:afterAutospacing="1"/>
        <w:contextualSpacing/>
      </w:pPr>
      <w:r>
        <w:t>my_</w:t>
      </w:r>
      <w:proofErr w:type="gramStart"/>
      <w:r>
        <w:t>slave</w:t>
      </w:r>
      <w:r w:rsidR="0040657A">
        <w:t>.s</w:t>
      </w:r>
      <w:proofErr w:type="gramEnd"/>
      <w:r w:rsidR="0040657A">
        <w:t>0</w:t>
      </w:r>
      <w:r w:rsidR="00F61715" w:rsidRPr="009D759D">
        <w:t xml:space="preserve"> = 0,</w:t>
      </w:r>
    </w:p>
    <w:p w14:paraId="617D3650" w14:textId="3816DF68" w:rsidR="00F61715" w:rsidRDefault="002F0315" w:rsidP="00F61715">
      <w:pPr>
        <w:pStyle w:val="a9"/>
        <w:numPr>
          <w:ilvl w:val="0"/>
          <w:numId w:val="4"/>
        </w:numPr>
        <w:autoSpaceDE/>
        <w:autoSpaceDN/>
        <w:adjustRightInd/>
        <w:spacing w:after="100" w:afterAutospacing="1"/>
        <w:contextualSpacing/>
      </w:pPr>
      <w:r>
        <w:t>my_slaveWS</w:t>
      </w:r>
      <w:r w:rsidR="0040657A">
        <w:t>.s0</w:t>
      </w:r>
      <w:r w:rsidR="00F61715" w:rsidRPr="009D759D">
        <w:t xml:space="preserve"> = 0.</w:t>
      </w:r>
    </w:p>
    <w:p w14:paraId="50937E9D" w14:textId="7558B768" w:rsidR="00CA5C91" w:rsidRPr="003A73C7" w:rsidRDefault="00CA5C91" w:rsidP="00CA5C91">
      <w:pPr>
        <w:autoSpaceDE/>
        <w:autoSpaceDN/>
        <w:adjustRightInd/>
        <w:spacing w:after="100" w:afterAutospacing="1"/>
        <w:ind w:firstLine="0"/>
        <w:contextualSpacing/>
        <w:rPr>
          <w:lang w:val="ru-RU"/>
        </w:rPr>
      </w:pPr>
      <w:r w:rsidRPr="00CA5C91">
        <w:rPr>
          <w:lang w:val="ru-RU"/>
        </w:rPr>
        <w:t>*</w:t>
      </w:r>
      <w:r>
        <w:rPr>
          <w:lang w:val="ru-RU"/>
        </w:rPr>
        <w:t xml:space="preserve">Позже он будут </w:t>
      </w:r>
      <w:r w:rsidR="003D1EED">
        <w:rPr>
          <w:lang w:val="ru-RU"/>
        </w:rPr>
        <w:t>указываться</w:t>
      </w:r>
      <w:r>
        <w:rPr>
          <w:lang w:val="ru-RU"/>
        </w:rPr>
        <w:t xml:space="preserve"> при настройке модулей </w:t>
      </w:r>
      <w:r>
        <w:t>my</w:t>
      </w:r>
      <w:r w:rsidRPr="00CA5C91">
        <w:rPr>
          <w:lang w:val="ru-RU"/>
        </w:rPr>
        <w:t>_</w:t>
      </w:r>
      <w:r>
        <w:t>slave</w:t>
      </w:r>
      <w:r w:rsidRPr="00CA5C9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my</w:t>
      </w:r>
      <w:r w:rsidRPr="00CA5C91">
        <w:rPr>
          <w:lang w:val="ru-RU"/>
        </w:rPr>
        <w:t>_</w:t>
      </w:r>
      <w:proofErr w:type="spellStart"/>
      <w:r>
        <w:t>slveWS</w:t>
      </w:r>
      <w:proofErr w:type="spellEnd"/>
      <w:r w:rsidRPr="00CA5C91">
        <w:rPr>
          <w:lang w:val="ru-RU"/>
        </w:rPr>
        <w:t xml:space="preserve"> </w:t>
      </w:r>
      <w:r>
        <w:rPr>
          <w:lang w:val="ru-RU"/>
        </w:rPr>
        <w:t>соответственно</w:t>
      </w:r>
    </w:p>
    <w:p w14:paraId="4CD5BE0E" w14:textId="621690E9" w:rsidR="0047773B" w:rsidRDefault="00AD63F9" w:rsidP="0047773B">
      <w:pPr>
        <w:pStyle w:val="2"/>
        <w:numPr>
          <w:ilvl w:val="1"/>
          <w:numId w:val="11"/>
        </w:numPr>
        <w:rPr>
          <w:lang w:val="ru-RU"/>
        </w:rPr>
      </w:pPr>
      <w:bookmarkStart w:id="48" w:name="_Toc162361334"/>
      <w:r>
        <w:rPr>
          <w:lang w:val="ru-RU"/>
        </w:rPr>
        <w:t>Экспорт выводов</w:t>
      </w:r>
      <w:bookmarkEnd w:id="48"/>
    </w:p>
    <w:p w14:paraId="4D8EC989" w14:textId="41EC330F" w:rsidR="00B03BFD" w:rsidRPr="00B03BFD" w:rsidRDefault="00B03BFD" w:rsidP="00B03BFD">
      <w:pPr>
        <w:rPr>
          <w:lang w:val="ru-RU"/>
        </w:rPr>
      </w:pPr>
      <w:r w:rsidRPr="00B03BFD">
        <w:rPr>
          <w:lang w:val="ru-RU"/>
        </w:rPr>
        <w:t xml:space="preserve">Проведём экспорт выводов путём задания имён для выделенных модулей в столбце </w:t>
      </w:r>
      <w:r>
        <w:t>Export</w:t>
      </w:r>
      <w:r w:rsidR="00696629">
        <w:rPr>
          <w:lang w:val="ru-RU"/>
        </w:rPr>
        <w:t xml:space="preserve"> (значение </w:t>
      </w:r>
      <w:proofErr w:type="spellStart"/>
      <w:r w:rsidR="00696629">
        <w:t>dout</w:t>
      </w:r>
      <w:proofErr w:type="spellEnd"/>
      <w:r w:rsidR="00696629" w:rsidRPr="00696629">
        <w:rPr>
          <w:lang w:val="ru-RU"/>
        </w:rPr>
        <w:t>_</w:t>
      </w:r>
      <w:r w:rsidR="00696629">
        <w:t>a</w:t>
      </w:r>
      <w:r w:rsidR="00696629" w:rsidRPr="00696629">
        <w:rPr>
          <w:lang w:val="ru-RU"/>
        </w:rPr>
        <w:t xml:space="preserve"> </w:t>
      </w:r>
      <w:r w:rsidR="00696629">
        <w:rPr>
          <w:lang w:val="ru-RU"/>
        </w:rPr>
        <w:t xml:space="preserve">и </w:t>
      </w:r>
      <w:proofErr w:type="spellStart"/>
      <w:r w:rsidR="00696629">
        <w:t>dout</w:t>
      </w:r>
      <w:proofErr w:type="spellEnd"/>
      <w:r w:rsidR="00696629" w:rsidRPr="00696629">
        <w:rPr>
          <w:lang w:val="ru-RU"/>
        </w:rPr>
        <w:t>_</w:t>
      </w:r>
      <w:r w:rsidR="00696629">
        <w:t>b</w:t>
      </w:r>
      <w:r w:rsidR="00696629" w:rsidRPr="00696629">
        <w:rPr>
          <w:lang w:val="ru-RU"/>
        </w:rPr>
        <w:t xml:space="preserve"> </w:t>
      </w:r>
      <w:r w:rsidR="00696629">
        <w:rPr>
          <w:lang w:val="ru-RU"/>
        </w:rPr>
        <w:t xml:space="preserve">в </w:t>
      </w:r>
      <w:proofErr w:type="spellStart"/>
      <w:r w:rsidR="00696629">
        <w:rPr>
          <w:lang w:val="ru-RU"/>
        </w:rPr>
        <w:t>соотвыетствующем</w:t>
      </w:r>
      <w:proofErr w:type="spellEnd"/>
      <w:r w:rsidR="00696629">
        <w:rPr>
          <w:lang w:val="ru-RU"/>
        </w:rPr>
        <w:t xml:space="preserve"> столбце выделенных строк)</w:t>
      </w:r>
      <w:r w:rsidRPr="00B03BFD">
        <w:rPr>
          <w:lang w:val="ru-RU"/>
        </w:rPr>
        <w:t>:</w:t>
      </w:r>
    </w:p>
    <w:p w14:paraId="031E3216" w14:textId="77777777" w:rsidR="00170900" w:rsidRDefault="00170900" w:rsidP="001643DA">
      <w:pPr>
        <w:pStyle w:val="a4"/>
      </w:pPr>
      <w:r w:rsidRPr="00170900">
        <w:rPr>
          <w:noProof/>
          <w:lang w:val="ru-RU"/>
        </w:rPr>
        <w:drawing>
          <wp:inline distT="0" distB="0" distL="0" distR="0" wp14:anchorId="7065F04C" wp14:editId="68C73395">
            <wp:extent cx="5940425" cy="1199072"/>
            <wp:effectExtent l="0" t="0" r="3175" b="1270"/>
            <wp:docPr id="77339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9471" name=""/>
                    <pic:cNvPicPr/>
                  </pic:nvPicPr>
                  <pic:blipFill rotWithShape="1">
                    <a:blip r:embed="rId23"/>
                    <a:srcRect b="10465"/>
                    <a:stretch/>
                  </pic:blipFill>
                  <pic:spPr bwMode="auto">
                    <a:xfrm>
                      <a:off x="0" y="0"/>
                      <a:ext cx="5940425" cy="1199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035EE" w14:textId="0B1948CF" w:rsidR="00170900" w:rsidRPr="00170900" w:rsidRDefault="00170900" w:rsidP="001643DA">
      <w:pPr>
        <w:pStyle w:val="a4"/>
        <w:rPr>
          <w:lang w:val="ru-RU"/>
        </w:rPr>
      </w:pPr>
      <w:bookmarkStart w:id="49" w:name="_Toc162361288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A73C7">
        <w:rPr>
          <w:noProof/>
        </w:rPr>
        <w:t>16</w:t>
      </w:r>
      <w:r>
        <w:fldChar w:fldCharType="end"/>
      </w:r>
      <w:r>
        <w:rPr>
          <w:lang w:val="ru-RU"/>
        </w:rPr>
        <w:t xml:space="preserve"> – Экспорт выводов</w:t>
      </w:r>
      <w:bookmarkEnd w:id="49"/>
    </w:p>
    <w:p w14:paraId="1D4DFA50" w14:textId="39531612" w:rsidR="00CD4008" w:rsidRPr="00B97A00" w:rsidRDefault="00A83984" w:rsidP="00D9029D">
      <w:pPr>
        <w:pStyle w:val="2"/>
        <w:numPr>
          <w:ilvl w:val="1"/>
          <w:numId w:val="11"/>
        </w:numPr>
      </w:pPr>
      <w:bookmarkStart w:id="50" w:name="_Toc162361335"/>
      <w:r>
        <w:rPr>
          <w:lang w:val="ru-RU"/>
        </w:rPr>
        <w:t>Настройка</w:t>
      </w:r>
      <w:r w:rsidR="00CD4008" w:rsidRPr="0065466B">
        <w:t xml:space="preserve"> </w:t>
      </w:r>
      <w:proofErr w:type="spellStart"/>
      <w:r w:rsidR="00D9029D">
        <w:t>my_master</w:t>
      </w:r>
      <w:bookmarkEnd w:id="50"/>
      <w:proofErr w:type="spellEnd"/>
    </w:p>
    <w:p w14:paraId="53B90146" w14:textId="77777777" w:rsidR="000331DA" w:rsidRDefault="00CD4008" w:rsidP="00CD4008">
      <w:r>
        <w:rPr>
          <w:lang w:val="ru-RU"/>
        </w:rPr>
        <w:t>Зададим</w:t>
      </w:r>
      <w:r w:rsidRPr="005767FC">
        <w:t xml:space="preserve"> </w:t>
      </w:r>
      <w:r w:rsidR="008D737E">
        <w:rPr>
          <w:lang w:val="ru-RU"/>
        </w:rPr>
        <w:t xml:space="preserve">следующие </w:t>
      </w:r>
      <w:r>
        <w:rPr>
          <w:lang w:val="ru-RU"/>
        </w:rPr>
        <w:t>значени</w:t>
      </w:r>
      <w:r w:rsidR="008D737E">
        <w:rPr>
          <w:lang w:val="ru-RU"/>
        </w:rPr>
        <w:t>я</w:t>
      </w:r>
      <w:r w:rsidR="000331DA">
        <w:t>:</w:t>
      </w:r>
    </w:p>
    <w:p w14:paraId="53889FE9" w14:textId="3E13C6F6" w:rsidR="00CD4008" w:rsidRDefault="000331DA" w:rsidP="000331DA">
      <w:pPr>
        <w:pStyle w:val="a9"/>
        <w:numPr>
          <w:ilvl w:val="0"/>
          <w:numId w:val="4"/>
        </w:numPr>
      </w:pPr>
      <w:r>
        <w:t>address_1</w:t>
      </w:r>
      <w:r w:rsidR="00CD4008" w:rsidRPr="005767FC">
        <w:t xml:space="preserve"> = </w:t>
      </w:r>
      <w:r>
        <w:t>0</w:t>
      </w:r>
    </w:p>
    <w:p w14:paraId="4B28BC0B" w14:textId="55975E77" w:rsidR="000331DA" w:rsidRDefault="007F5AE4" w:rsidP="000331DA">
      <w:pPr>
        <w:pStyle w:val="a9"/>
        <w:numPr>
          <w:ilvl w:val="0"/>
          <w:numId w:val="4"/>
        </w:numPr>
        <w:rPr>
          <w:lang w:val="ru-RU"/>
        </w:rPr>
      </w:pPr>
      <w:r>
        <w:t>data</w:t>
      </w:r>
      <w:r w:rsidR="000331DA" w:rsidRPr="003A7D84">
        <w:rPr>
          <w:lang w:val="ru-RU"/>
        </w:rPr>
        <w:t>_2 = 287454020</w:t>
      </w:r>
      <w:r w:rsidR="003A7D84">
        <w:rPr>
          <w:lang w:val="ru-RU"/>
        </w:rPr>
        <w:t xml:space="preserve">, это соответствует </w:t>
      </w:r>
      <w:r w:rsidR="003A7D84" w:rsidRPr="003A7D84">
        <w:rPr>
          <w:lang w:val="ru-RU"/>
        </w:rPr>
        <w:t>32’</w:t>
      </w:r>
      <w:r w:rsidR="003A7D84">
        <w:t>h</w:t>
      </w:r>
      <w:r w:rsidR="003A7D84" w:rsidRPr="003A7D84">
        <w:rPr>
          <w:lang w:val="ru-RU"/>
        </w:rPr>
        <w:t>11223344</w:t>
      </w:r>
      <w:r w:rsidR="003A7D84">
        <w:rPr>
          <w:lang w:val="ru-RU"/>
        </w:rPr>
        <w:t>, что будет удобно при запуске моделирования и последующем рассмотрении результатов на временной диаграмме</w:t>
      </w:r>
    </w:p>
    <w:p w14:paraId="6B9F028F" w14:textId="7002AC13" w:rsidR="007F5AE4" w:rsidRPr="007F5AE4" w:rsidRDefault="007F5AE4" w:rsidP="000331DA">
      <w:pPr>
        <w:pStyle w:val="a9"/>
        <w:numPr>
          <w:ilvl w:val="0"/>
          <w:numId w:val="4"/>
        </w:numPr>
        <w:rPr>
          <w:lang w:val="ru-RU"/>
        </w:rPr>
      </w:pPr>
      <w:r>
        <w:t>address_2 = 4</w:t>
      </w:r>
    </w:p>
    <w:p w14:paraId="095FDBA9" w14:textId="2CEB0D8D" w:rsidR="007F5AE4" w:rsidRPr="003A7D84" w:rsidRDefault="007F5AE4" w:rsidP="000331DA">
      <w:pPr>
        <w:pStyle w:val="a9"/>
        <w:numPr>
          <w:ilvl w:val="0"/>
          <w:numId w:val="4"/>
        </w:numPr>
        <w:rPr>
          <w:lang w:val="ru-RU"/>
        </w:rPr>
      </w:pPr>
      <w:r>
        <w:t>data</w:t>
      </w:r>
      <w:r w:rsidRPr="00F141DA">
        <w:rPr>
          <w:lang w:val="ru-RU"/>
        </w:rPr>
        <w:t>_2 = 61166</w:t>
      </w:r>
      <w:r w:rsidR="00AA6F15">
        <w:rPr>
          <w:lang w:val="ru-RU"/>
        </w:rPr>
        <w:t>, что соответствует 32</w:t>
      </w:r>
      <w:r w:rsidR="00AA6F15" w:rsidRPr="00F141DA">
        <w:rPr>
          <w:lang w:val="ru-RU"/>
        </w:rPr>
        <w:t>’</w:t>
      </w:r>
      <w:r w:rsidR="00AA6F15">
        <w:t>h</w:t>
      </w:r>
      <w:r w:rsidR="00AA6F15" w:rsidRPr="00F141DA">
        <w:rPr>
          <w:lang w:val="ru-RU"/>
        </w:rPr>
        <w:t>0000</w:t>
      </w:r>
      <w:proofErr w:type="spellStart"/>
      <w:r w:rsidR="00AA6F15">
        <w:t>eeee</w:t>
      </w:r>
      <w:proofErr w:type="spellEnd"/>
      <w:r w:rsidR="00F141DA" w:rsidRPr="00F141DA">
        <w:rPr>
          <w:lang w:val="ru-RU"/>
        </w:rPr>
        <w:t xml:space="preserve"> (</w:t>
      </w:r>
      <w:r w:rsidR="00F141DA">
        <w:rPr>
          <w:lang w:val="ru-RU"/>
        </w:rPr>
        <w:t xml:space="preserve">принцип задания такого числа аналогичен </w:t>
      </w:r>
      <w:r w:rsidR="00F141DA">
        <w:t>data</w:t>
      </w:r>
      <w:r w:rsidR="00F141DA" w:rsidRPr="00F141DA">
        <w:rPr>
          <w:lang w:val="ru-RU"/>
        </w:rPr>
        <w:t>_1</w:t>
      </w:r>
      <w:r w:rsidR="00F141DA">
        <w:rPr>
          <w:lang w:val="ru-RU"/>
        </w:rPr>
        <w:t>, для удобства анализа</w:t>
      </w:r>
      <w:r w:rsidR="004E2BF5" w:rsidRPr="004E2BF5">
        <w:rPr>
          <w:lang w:val="ru-RU"/>
        </w:rPr>
        <w:t xml:space="preserve"> </w:t>
      </w:r>
      <w:r w:rsidR="004E2BF5">
        <w:rPr>
          <w:lang w:val="ru-RU"/>
        </w:rPr>
        <w:t>передачи:</w:t>
      </w:r>
      <w:r w:rsidR="00F141DA">
        <w:rPr>
          <w:lang w:val="ru-RU"/>
        </w:rPr>
        <w:t xml:space="preserve"> </w:t>
      </w:r>
      <w:r w:rsidR="00F141DA">
        <w:t>big</w:t>
      </w:r>
      <w:r w:rsidR="00F141DA" w:rsidRPr="00F141DA">
        <w:rPr>
          <w:lang w:val="ru-RU"/>
        </w:rPr>
        <w:t xml:space="preserve"> </w:t>
      </w:r>
      <w:r w:rsidR="00F141DA">
        <w:rPr>
          <w:lang w:val="ru-RU"/>
        </w:rPr>
        <w:t>и</w:t>
      </w:r>
      <w:r w:rsidR="004E2BF5">
        <w:rPr>
          <w:lang w:val="ru-RU"/>
        </w:rPr>
        <w:t>ли</w:t>
      </w:r>
      <w:r w:rsidR="00F141DA">
        <w:rPr>
          <w:lang w:val="ru-RU"/>
        </w:rPr>
        <w:t xml:space="preserve"> </w:t>
      </w:r>
      <w:r w:rsidR="00F141DA">
        <w:t>little</w:t>
      </w:r>
      <w:r w:rsidR="00F141DA" w:rsidRPr="00F141DA">
        <w:rPr>
          <w:lang w:val="ru-RU"/>
        </w:rPr>
        <w:t xml:space="preserve"> </w:t>
      </w:r>
      <w:r w:rsidR="004E2BF5">
        <w:t>endian</w:t>
      </w:r>
      <w:r w:rsidR="00F141DA" w:rsidRPr="00F141DA">
        <w:rPr>
          <w:lang w:val="ru-RU"/>
        </w:rPr>
        <w:t>)</w:t>
      </w:r>
    </w:p>
    <w:p w14:paraId="3B6B871C" w14:textId="355F2E45" w:rsidR="00CD4008" w:rsidRDefault="00E23198" w:rsidP="00CD4008">
      <w:pPr>
        <w:keepNext/>
        <w:ind w:firstLine="0"/>
        <w:jc w:val="center"/>
      </w:pPr>
      <w:r w:rsidRPr="00E23198">
        <w:rPr>
          <w:noProof/>
        </w:rPr>
        <w:lastRenderedPageBreak/>
        <w:drawing>
          <wp:inline distT="0" distB="0" distL="0" distR="0" wp14:anchorId="1F7ECBDC" wp14:editId="3C30A0E3">
            <wp:extent cx="4651283" cy="1968902"/>
            <wp:effectExtent l="0" t="0" r="0" b="0"/>
            <wp:docPr id="127867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787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9822" cy="197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125E" w14:textId="0FF506F7" w:rsidR="00CD4008" w:rsidRDefault="00CD4008" w:rsidP="001643DA">
      <w:pPr>
        <w:pStyle w:val="a4"/>
        <w:rPr>
          <w:lang w:val="ru-RU"/>
        </w:rPr>
      </w:pPr>
      <w:bookmarkStart w:id="51" w:name="_Toc162361289"/>
      <w:r w:rsidRPr="00E46ABE">
        <w:rPr>
          <w:lang w:val="ru-RU"/>
        </w:rPr>
        <w:t xml:space="preserve">Рис. </w:t>
      </w:r>
      <w:r>
        <w:fldChar w:fldCharType="begin"/>
      </w:r>
      <w:r w:rsidRPr="00E46ABE">
        <w:rPr>
          <w:lang w:val="ru-RU"/>
        </w:rPr>
        <w:instrText xml:space="preserve"> </w:instrText>
      </w:r>
      <w:r>
        <w:instrText>SEQ</w:instrText>
      </w:r>
      <w:r w:rsidRPr="00E46ABE">
        <w:rPr>
          <w:lang w:val="ru-RU"/>
        </w:rPr>
        <w:instrText xml:space="preserve"> Рис. \* </w:instrText>
      </w:r>
      <w:r>
        <w:instrText>ARABIC</w:instrText>
      </w:r>
      <w:r w:rsidRPr="00E46ABE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17</w:t>
      </w:r>
      <w:r>
        <w:fldChar w:fldCharType="end"/>
      </w:r>
      <w:r w:rsidRPr="00E46ABE">
        <w:rPr>
          <w:lang w:val="ru-RU"/>
        </w:rPr>
        <w:t xml:space="preserve"> – </w:t>
      </w:r>
      <w:r w:rsidRPr="00386043">
        <w:rPr>
          <w:lang w:val="ru-RU"/>
        </w:rPr>
        <w:t>Настройка компонента</w:t>
      </w:r>
      <w:r>
        <w:rPr>
          <w:lang w:val="ru-RU"/>
        </w:rPr>
        <w:t xml:space="preserve"> </w:t>
      </w:r>
      <w:r w:rsidR="004619BF">
        <w:t>my</w:t>
      </w:r>
      <w:r w:rsidR="004619BF" w:rsidRPr="00E23198">
        <w:rPr>
          <w:lang w:val="ru-RU"/>
        </w:rPr>
        <w:t>_</w:t>
      </w:r>
      <w:r w:rsidR="004619BF">
        <w:t>master</w:t>
      </w:r>
      <w:bookmarkEnd w:id="51"/>
    </w:p>
    <w:p w14:paraId="67A5ECED" w14:textId="6065E963" w:rsidR="00F5430B" w:rsidRPr="003A73C7" w:rsidRDefault="00F5430B" w:rsidP="00772808">
      <w:pPr>
        <w:spacing w:after="240"/>
        <w:rPr>
          <w:lang w:val="ru-RU"/>
        </w:rPr>
      </w:pPr>
      <w:r>
        <w:rPr>
          <w:lang w:val="ru-RU"/>
        </w:rPr>
        <w:t xml:space="preserve">Заметим, что значения </w:t>
      </w:r>
      <w:r>
        <w:t>address</w:t>
      </w:r>
      <w:r w:rsidRPr="00F5430B">
        <w:rPr>
          <w:lang w:val="ru-RU"/>
        </w:rPr>
        <w:t xml:space="preserve">_1 </w:t>
      </w:r>
      <w:r>
        <w:rPr>
          <w:lang w:val="ru-RU"/>
        </w:rPr>
        <w:t xml:space="preserve">и </w:t>
      </w:r>
      <w:r>
        <w:t>address</w:t>
      </w:r>
      <w:r w:rsidRPr="00F5430B">
        <w:rPr>
          <w:lang w:val="ru-RU"/>
        </w:rPr>
        <w:t xml:space="preserve">_2 </w:t>
      </w:r>
      <w:r>
        <w:rPr>
          <w:lang w:val="ru-RU"/>
        </w:rPr>
        <w:t xml:space="preserve">соответствуют значениям </w:t>
      </w:r>
      <w:r>
        <w:t>slave</w:t>
      </w:r>
      <w:r w:rsidRPr="00F5430B">
        <w:rPr>
          <w:lang w:val="ru-RU"/>
        </w:rPr>
        <w:t>’</w:t>
      </w:r>
      <w:proofErr w:type="spellStart"/>
      <w:r>
        <w:rPr>
          <w:lang w:val="ru-RU"/>
        </w:rPr>
        <w:t>ов</w:t>
      </w:r>
      <w:proofErr w:type="spellEnd"/>
      <w:r>
        <w:rPr>
          <w:lang w:val="ru-RU"/>
        </w:rPr>
        <w:t>.</w:t>
      </w:r>
    </w:p>
    <w:p w14:paraId="33C8EC06" w14:textId="1EDCBE38" w:rsidR="00580385" w:rsidRDefault="00580385" w:rsidP="00772808">
      <w:pPr>
        <w:spacing w:after="240"/>
        <w:rPr>
          <w:lang w:val="ru-RU"/>
        </w:rPr>
      </w:pPr>
      <w:r>
        <w:rPr>
          <w:lang w:val="ru-RU"/>
        </w:rPr>
        <w:t xml:space="preserve">Убедимся в том, что система выглядит корректно и в поле </w:t>
      </w:r>
      <w:r>
        <w:t>Messages</w:t>
      </w:r>
      <w:r w:rsidRPr="00580385">
        <w:rPr>
          <w:lang w:val="ru-RU"/>
        </w:rPr>
        <w:t xml:space="preserve"> </w:t>
      </w:r>
      <w:r>
        <w:rPr>
          <w:lang w:val="ru-RU"/>
        </w:rPr>
        <w:t>нет ошибок</w:t>
      </w:r>
      <w:r w:rsidR="00917EA2">
        <w:rPr>
          <w:lang w:val="ru-RU"/>
        </w:rPr>
        <w:t>:</w:t>
      </w:r>
    </w:p>
    <w:p w14:paraId="5348D9AB" w14:textId="21A9C10F" w:rsidR="003E3868" w:rsidRDefault="000A2405" w:rsidP="001643DA">
      <w:pPr>
        <w:pStyle w:val="a4"/>
      </w:pPr>
      <w:r w:rsidRPr="000A2405">
        <w:rPr>
          <w:noProof/>
        </w:rPr>
        <w:drawing>
          <wp:inline distT="0" distB="0" distL="0" distR="0" wp14:anchorId="08601E04" wp14:editId="163EB282">
            <wp:extent cx="5940425" cy="3728720"/>
            <wp:effectExtent l="0" t="0" r="3175" b="5080"/>
            <wp:docPr id="131034849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4849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3CB8" w14:textId="4BD3A1AC" w:rsidR="00917EA2" w:rsidRPr="003E3868" w:rsidRDefault="003E3868" w:rsidP="001643DA">
      <w:pPr>
        <w:pStyle w:val="a4"/>
        <w:rPr>
          <w:lang w:val="ru-RU"/>
        </w:rPr>
      </w:pPr>
      <w:bookmarkStart w:id="52" w:name="_Toc162361290"/>
      <w:r w:rsidRPr="000A2405">
        <w:rPr>
          <w:lang w:val="ru-RU"/>
        </w:rPr>
        <w:t xml:space="preserve">Рис. </w:t>
      </w:r>
      <w:r>
        <w:fldChar w:fldCharType="begin"/>
      </w:r>
      <w:r w:rsidRPr="000A2405">
        <w:rPr>
          <w:lang w:val="ru-RU"/>
        </w:rPr>
        <w:instrText xml:space="preserve"> </w:instrText>
      </w:r>
      <w:r>
        <w:instrText>SEQ</w:instrText>
      </w:r>
      <w:r w:rsidRPr="000A2405">
        <w:rPr>
          <w:lang w:val="ru-RU"/>
        </w:rPr>
        <w:instrText xml:space="preserve"> Рис. \* </w:instrText>
      </w:r>
      <w:r>
        <w:instrText>ARABIC</w:instrText>
      </w:r>
      <w:r w:rsidRPr="000A2405">
        <w:rPr>
          <w:lang w:val="ru-RU"/>
        </w:rPr>
        <w:instrText xml:space="preserve"> </w:instrText>
      </w:r>
      <w:r>
        <w:fldChar w:fldCharType="separate"/>
      </w:r>
      <w:r w:rsidR="003A73C7">
        <w:rPr>
          <w:noProof/>
        </w:rPr>
        <w:t>18</w:t>
      </w:r>
      <w:r>
        <w:fldChar w:fldCharType="end"/>
      </w:r>
      <w:r>
        <w:rPr>
          <w:lang w:val="ru-RU"/>
        </w:rPr>
        <w:t xml:space="preserve"> – </w:t>
      </w:r>
      <w:r w:rsidR="000A2405">
        <w:rPr>
          <w:lang w:val="ru-RU"/>
        </w:rPr>
        <w:t>Проверка системы</w:t>
      </w:r>
      <w:bookmarkEnd w:id="52"/>
    </w:p>
    <w:p w14:paraId="411E11CC" w14:textId="0DDBDB38" w:rsidR="000A3611" w:rsidRPr="00891787" w:rsidRDefault="000A3611" w:rsidP="001643DA">
      <w:pPr>
        <w:pStyle w:val="a4"/>
        <w:rPr>
          <w:lang w:val="ru-RU"/>
        </w:rPr>
      </w:pPr>
      <w:r w:rsidRPr="00891787">
        <w:rPr>
          <w:lang w:val="ru-RU"/>
        </w:rPr>
        <w:br w:type="page"/>
      </w:r>
    </w:p>
    <w:p w14:paraId="3A57A59B" w14:textId="33858429" w:rsidR="00EF3C16" w:rsidRDefault="007C0A51" w:rsidP="0047773B">
      <w:pPr>
        <w:pStyle w:val="2"/>
        <w:numPr>
          <w:ilvl w:val="1"/>
          <w:numId w:val="11"/>
        </w:numPr>
      </w:pPr>
      <w:bookmarkStart w:id="53" w:name="_Toc161170170"/>
      <w:bookmarkStart w:id="54" w:name="_Toc162361336"/>
      <w:r>
        <w:lastRenderedPageBreak/>
        <w:t>Анализ системы</w:t>
      </w:r>
      <w:bookmarkEnd w:id="53"/>
      <w:bookmarkEnd w:id="54"/>
    </w:p>
    <w:p w14:paraId="665CFD21" w14:textId="4552D782" w:rsidR="003831F7" w:rsidRDefault="003831F7" w:rsidP="006406F6">
      <w:pPr>
        <w:pStyle w:val="3"/>
      </w:pPr>
      <w:bookmarkStart w:id="55" w:name="_Toc161170171"/>
      <w:bookmarkStart w:id="56" w:name="_Toc162361337"/>
      <w:r>
        <w:t xml:space="preserve">Проверка </w:t>
      </w:r>
      <w:proofErr w:type="spellStart"/>
      <w:r>
        <w:t>блока</w:t>
      </w:r>
      <w:bookmarkEnd w:id="55"/>
      <w:bookmarkEnd w:id="56"/>
      <w:proofErr w:type="spellEnd"/>
    </w:p>
    <w:p w14:paraId="4B330F3E" w14:textId="2BC958B6" w:rsidR="007C0A51" w:rsidRPr="00386043" w:rsidRDefault="006511D6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 w:rsidR="007D3EEF">
        <w:t>View</w:t>
      </w:r>
      <w:r w:rsidR="007D3EEF" w:rsidRPr="00386043">
        <w:rPr>
          <w:lang w:val="ru-RU"/>
        </w:rPr>
        <w:t xml:space="preserve"> → </w:t>
      </w:r>
      <w:r w:rsidR="007D3EEF">
        <w:t>Block</w:t>
      </w:r>
      <w:r w:rsidR="007D3EEF" w:rsidRPr="00386043">
        <w:rPr>
          <w:lang w:val="ru-RU"/>
        </w:rPr>
        <w:t xml:space="preserve"> </w:t>
      </w:r>
      <w:r w:rsidR="007D3EEF">
        <w:t>Symbol</w:t>
      </w:r>
      <w:r w:rsidR="007D3EEF" w:rsidRPr="00386043">
        <w:rPr>
          <w:lang w:val="ru-RU"/>
        </w:rPr>
        <w:t xml:space="preserve"> </w:t>
      </w:r>
      <w:r w:rsidR="00DE772A" w:rsidRPr="00386043">
        <w:rPr>
          <w:lang w:val="ru-RU"/>
        </w:rPr>
        <w:t>и убедимся в том, что символ системы построен правильно:</w:t>
      </w:r>
    </w:p>
    <w:p w14:paraId="77CE8609" w14:textId="5B62FBD2" w:rsidR="00580AB3" w:rsidRDefault="00553D7F" w:rsidP="001643DA">
      <w:pPr>
        <w:pStyle w:val="a4"/>
      </w:pPr>
      <w:r w:rsidRPr="00553D7F">
        <w:rPr>
          <w:noProof/>
        </w:rPr>
        <w:drawing>
          <wp:inline distT="0" distB="0" distL="0" distR="0" wp14:anchorId="7F6387CB" wp14:editId="70EC0E19">
            <wp:extent cx="2672551" cy="1909823"/>
            <wp:effectExtent l="0" t="0" r="0" b="0"/>
            <wp:docPr id="1129334248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34248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1969" cy="19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3922" w14:textId="13997B4B" w:rsidR="00DE772A" w:rsidRPr="002434AC" w:rsidRDefault="00580AB3" w:rsidP="001643DA">
      <w:pPr>
        <w:pStyle w:val="a4"/>
        <w:rPr>
          <w:lang w:val="ru-RU"/>
        </w:rPr>
      </w:pPr>
      <w:bookmarkStart w:id="57" w:name="_Toc161170196"/>
      <w:bookmarkStart w:id="58" w:name="_Toc162361291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 w:rsidRPr="00415BB4">
        <w:instrText>SEQ</w:instrText>
      </w:r>
      <w:r w:rsidRPr="003A73C7">
        <w:rPr>
          <w:lang w:val="ru-RU"/>
        </w:rPr>
        <w:instrText xml:space="preserve"> Рис. \* </w:instrText>
      </w:r>
      <w:r w:rsidRPr="00415BB4"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19</w:t>
      </w:r>
      <w:r>
        <w:fldChar w:fldCharType="end"/>
      </w:r>
      <w:r w:rsidRPr="0078158F">
        <w:rPr>
          <w:lang w:val="ru-RU"/>
        </w:rPr>
        <w:t xml:space="preserve"> – </w:t>
      </w:r>
      <w:r w:rsidR="0053268E">
        <w:rPr>
          <w:lang w:val="ru-RU"/>
        </w:rPr>
        <w:t>Символ</w:t>
      </w:r>
      <w:bookmarkEnd w:id="57"/>
      <w:r w:rsidR="0053268E">
        <w:rPr>
          <w:lang w:val="ru-RU"/>
        </w:rPr>
        <w:t xml:space="preserve"> системы</w:t>
      </w:r>
      <w:bookmarkEnd w:id="58"/>
    </w:p>
    <w:p w14:paraId="44CE3198" w14:textId="26816DBC" w:rsidR="00247579" w:rsidRPr="00386043" w:rsidRDefault="00247579" w:rsidP="00280658">
      <w:pPr>
        <w:rPr>
          <w:lang w:val="ru-RU"/>
        </w:rPr>
      </w:pPr>
      <w:r w:rsidRPr="0078158F">
        <w:rPr>
          <w:lang w:val="ru-RU"/>
        </w:rPr>
        <w:t>Выполним</w:t>
      </w:r>
      <w:r w:rsidRPr="002434AC">
        <w:rPr>
          <w:lang w:val="ru-RU"/>
        </w:rPr>
        <w:t xml:space="preserve"> </w:t>
      </w:r>
      <w:r>
        <w:t>View</w:t>
      </w:r>
      <w:r w:rsidRPr="002434AC">
        <w:rPr>
          <w:lang w:val="ru-RU"/>
        </w:rPr>
        <w:t xml:space="preserve"> → </w:t>
      </w:r>
      <w:r>
        <w:t>Clock</w:t>
      </w:r>
      <w:r w:rsidRPr="002434AC">
        <w:rPr>
          <w:lang w:val="ru-RU"/>
        </w:rPr>
        <w:t xml:space="preserve"> </w:t>
      </w:r>
      <w:r>
        <w:t>domains</w:t>
      </w:r>
      <w:r w:rsidRPr="002434AC">
        <w:rPr>
          <w:lang w:val="ru-RU"/>
        </w:rPr>
        <w:t xml:space="preserve"> </w:t>
      </w:r>
      <w:r>
        <w:t>Beta</w:t>
      </w:r>
      <w:r w:rsidRPr="002434AC">
        <w:rPr>
          <w:lang w:val="ru-RU"/>
        </w:rPr>
        <w:t xml:space="preserve">, </w:t>
      </w:r>
      <w:r w:rsidRPr="0078158F">
        <w:rPr>
          <w:lang w:val="ru-RU"/>
        </w:rPr>
        <w:t>выберем</w:t>
      </w:r>
      <w:r w:rsidRPr="002434AC">
        <w:rPr>
          <w:lang w:val="ru-RU"/>
        </w:rPr>
        <w:t xml:space="preserve"> </w:t>
      </w:r>
      <w:r w:rsidRPr="0078158F">
        <w:rPr>
          <w:lang w:val="ru-RU"/>
        </w:rPr>
        <w:t>режим</w:t>
      </w:r>
      <w:r w:rsidRPr="002434AC">
        <w:rPr>
          <w:lang w:val="ru-RU"/>
        </w:rPr>
        <w:t xml:space="preserve"> </w:t>
      </w:r>
      <w:r w:rsidRPr="0078158F">
        <w:rPr>
          <w:lang w:val="ru-RU"/>
        </w:rPr>
        <w:t>отображения</w:t>
      </w:r>
      <w:r w:rsidRPr="002434AC">
        <w:rPr>
          <w:lang w:val="ru-RU"/>
        </w:rPr>
        <w:t xml:space="preserve"> </w:t>
      </w:r>
      <w:r>
        <w:t>Reset</w:t>
      </w:r>
      <w:r w:rsidRPr="002434AC">
        <w:rPr>
          <w:lang w:val="ru-RU"/>
        </w:rPr>
        <w:t xml:space="preserve">. </w:t>
      </w:r>
      <w:r w:rsidR="008C6365">
        <w:rPr>
          <w:lang w:val="ru-RU"/>
        </w:rPr>
        <w:t>Заметим, что проблемных подключений не выявлено</w:t>
      </w:r>
      <w:r w:rsidRPr="00386043">
        <w:rPr>
          <w:lang w:val="ru-RU"/>
        </w:rPr>
        <w:t>:</w:t>
      </w:r>
    </w:p>
    <w:p w14:paraId="4227F534" w14:textId="0C3989A7" w:rsidR="005D7F44" w:rsidRDefault="00581CA5" w:rsidP="001643DA">
      <w:pPr>
        <w:pStyle w:val="a4"/>
      </w:pPr>
      <w:r w:rsidRPr="009436A8">
        <w:rPr>
          <w:noProof/>
        </w:rPr>
        <w:drawing>
          <wp:inline distT="0" distB="0" distL="0" distR="0" wp14:anchorId="166283A4" wp14:editId="5ACC67BF">
            <wp:extent cx="5058136" cy="2516903"/>
            <wp:effectExtent l="0" t="0" r="0" b="0"/>
            <wp:docPr id="78831761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1761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1483" cy="25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54DA" w14:textId="018D2C60" w:rsidR="00247579" w:rsidRPr="003A73C7" w:rsidRDefault="005D7F44" w:rsidP="001643DA">
      <w:pPr>
        <w:pStyle w:val="a4"/>
      </w:pPr>
      <w:bookmarkStart w:id="59" w:name="_Toc161170198"/>
      <w:bookmarkStart w:id="60" w:name="_Toc162361292"/>
      <w:r w:rsidRPr="00386043">
        <w:rPr>
          <w:lang w:val="ru-RU"/>
        </w:rPr>
        <w:t>Рис</w:t>
      </w:r>
      <w:r w:rsidRPr="003A73C7">
        <w:t xml:space="preserve">. </w:t>
      </w:r>
      <w:r>
        <w:fldChar w:fldCharType="begin"/>
      </w:r>
      <w:r w:rsidRPr="003A73C7">
        <w:instrText xml:space="preserve"> </w:instrText>
      </w:r>
      <w:r>
        <w:instrText>SEQ</w:instrText>
      </w:r>
      <w:r w:rsidRPr="003A73C7">
        <w:instrText xml:space="preserve"> </w:instrText>
      </w:r>
      <w:r w:rsidRPr="00386043">
        <w:rPr>
          <w:lang w:val="ru-RU"/>
        </w:rPr>
        <w:instrText>Рис</w:instrText>
      </w:r>
      <w:r w:rsidRPr="003A73C7">
        <w:instrText xml:space="preserve">. \* </w:instrText>
      </w:r>
      <w:r>
        <w:instrText>ARABIC</w:instrText>
      </w:r>
      <w:r w:rsidRPr="003A73C7">
        <w:instrText xml:space="preserve"> </w:instrText>
      </w:r>
      <w:r>
        <w:fldChar w:fldCharType="separate"/>
      </w:r>
      <w:r w:rsidR="003A73C7">
        <w:rPr>
          <w:noProof/>
        </w:rPr>
        <w:t>20</w:t>
      </w:r>
      <w:r>
        <w:rPr>
          <w:noProof/>
        </w:rPr>
        <w:fldChar w:fldCharType="end"/>
      </w:r>
      <w:r w:rsidR="00A16598" w:rsidRPr="003A73C7">
        <w:t xml:space="preserve"> – </w:t>
      </w:r>
      <w:r w:rsidR="00A16598" w:rsidRPr="00386043">
        <w:rPr>
          <w:lang w:val="ru-RU"/>
        </w:rPr>
        <w:t>Анализ</w:t>
      </w:r>
      <w:r w:rsidR="00A16598" w:rsidRPr="003A73C7">
        <w:t xml:space="preserve"> </w:t>
      </w:r>
      <w:r w:rsidR="00A16598" w:rsidRPr="00386043">
        <w:rPr>
          <w:lang w:val="ru-RU"/>
        </w:rPr>
        <w:t>проблемных</w:t>
      </w:r>
      <w:r w:rsidR="00A16598" w:rsidRPr="003A73C7">
        <w:t xml:space="preserve"> </w:t>
      </w:r>
      <w:r w:rsidR="00A16598" w:rsidRPr="00386043">
        <w:rPr>
          <w:lang w:val="ru-RU"/>
        </w:rPr>
        <w:t>подключений</w:t>
      </w:r>
      <w:bookmarkEnd w:id="59"/>
      <w:bookmarkEnd w:id="60"/>
    </w:p>
    <w:p w14:paraId="5B771484" w14:textId="41E82544" w:rsidR="002434AC" w:rsidRPr="00386043" w:rsidRDefault="00D75861" w:rsidP="002434AC">
      <w:pPr>
        <w:rPr>
          <w:lang w:val="ru-RU"/>
        </w:rPr>
      </w:pPr>
      <w:r>
        <w:rPr>
          <w:lang w:val="ru-RU"/>
        </w:rPr>
        <w:t>Выполним</w:t>
      </w:r>
      <w:r w:rsidR="002434AC" w:rsidRPr="00A4762F">
        <w:t xml:space="preserve"> </w:t>
      </w:r>
      <w:r w:rsidR="002434AC">
        <w:rPr>
          <w:lang w:val="ru-RU"/>
        </w:rPr>
        <w:t>команду</w:t>
      </w:r>
      <w:r w:rsidR="002434AC" w:rsidRPr="00A4762F">
        <w:t xml:space="preserve"> </w:t>
      </w:r>
      <w:r w:rsidR="002434AC">
        <w:t>System</w:t>
      </w:r>
      <w:r w:rsidR="002434AC" w:rsidRPr="00A4762F">
        <w:t xml:space="preserve"> → </w:t>
      </w:r>
      <w:r w:rsidR="002434AC">
        <w:t xml:space="preserve">Show System with PD Interconnect (Show System with QSYS Interconnect). </w:t>
      </w:r>
      <w:r w:rsidR="002434AC">
        <w:rPr>
          <w:lang w:val="ru-RU"/>
        </w:rPr>
        <w:t>Проверим</w:t>
      </w:r>
      <w:r w:rsidR="002434AC" w:rsidRPr="00D26829">
        <w:rPr>
          <w:lang w:val="ru-RU"/>
        </w:rPr>
        <w:t>,</w:t>
      </w:r>
      <w:r w:rsidR="002434AC">
        <w:rPr>
          <w:lang w:val="ru-RU"/>
        </w:rPr>
        <w:t xml:space="preserve"> </w:t>
      </w:r>
      <w:r w:rsidR="00332E8D">
        <w:rPr>
          <w:lang w:val="ru-RU"/>
        </w:rPr>
        <w:t xml:space="preserve">был добавлен только модуль </w:t>
      </w:r>
      <w:r w:rsidR="00332E8D">
        <w:t>mm_interconnect_0</w:t>
      </w:r>
      <w:r w:rsidR="002434AC" w:rsidRPr="00386043">
        <w:rPr>
          <w:lang w:val="ru-RU"/>
        </w:rPr>
        <w:t>.</w:t>
      </w:r>
    </w:p>
    <w:p w14:paraId="025AFB13" w14:textId="7CB72B4C" w:rsidR="002434AC" w:rsidRPr="002434AC" w:rsidRDefault="009071F6" w:rsidP="001643DA">
      <w:pPr>
        <w:pStyle w:val="a4"/>
        <w:rPr>
          <w:lang w:val="ru-RU"/>
        </w:rPr>
      </w:pPr>
      <w:r w:rsidRPr="009071F6">
        <w:rPr>
          <w:noProof/>
          <w:lang w:val="ru-RU"/>
        </w:rPr>
        <w:lastRenderedPageBreak/>
        <w:drawing>
          <wp:inline distT="0" distB="0" distL="0" distR="0" wp14:anchorId="1A05036A" wp14:editId="46A6A9D7">
            <wp:extent cx="5940425" cy="3356659"/>
            <wp:effectExtent l="0" t="0" r="3175" b="0"/>
            <wp:docPr id="1245658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58310" name=""/>
                    <pic:cNvPicPr/>
                  </pic:nvPicPr>
                  <pic:blipFill rotWithShape="1">
                    <a:blip r:embed="rId28"/>
                    <a:srcRect b="3008"/>
                    <a:stretch/>
                  </pic:blipFill>
                  <pic:spPr bwMode="auto">
                    <a:xfrm>
                      <a:off x="0" y="0"/>
                      <a:ext cx="5940425" cy="3356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EC9B0" w14:textId="3ED2940A" w:rsidR="002434AC" w:rsidRDefault="002434AC" w:rsidP="001643DA">
      <w:pPr>
        <w:pStyle w:val="a4"/>
      </w:pPr>
      <w:bookmarkStart w:id="61" w:name="_Toc161170197"/>
      <w:bookmarkStart w:id="62" w:name="_Toc162361293"/>
      <w:r>
        <w:t>Рис</w:t>
      </w:r>
      <w:r w:rsidRPr="00415BB4">
        <w:t xml:space="preserve">. </w:t>
      </w:r>
      <w:r>
        <w:fldChar w:fldCharType="begin"/>
      </w:r>
      <w:r w:rsidRPr="00415BB4">
        <w:instrText xml:space="preserve"> SEQ </w:instrText>
      </w:r>
      <w:r>
        <w:instrText>Рис</w:instrText>
      </w:r>
      <w:r w:rsidRPr="00415BB4">
        <w:instrText xml:space="preserve">. \* ARABIC </w:instrText>
      </w:r>
      <w:r>
        <w:fldChar w:fldCharType="separate"/>
      </w:r>
      <w:r w:rsidR="003A73C7">
        <w:rPr>
          <w:noProof/>
        </w:rPr>
        <w:t>21</w:t>
      </w:r>
      <w:r>
        <w:fldChar w:fldCharType="end"/>
      </w:r>
      <w:r w:rsidRPr="00846B2D">
        <w:t xml:space="preserve"> – </w:t>
      </w:r>
      <w:r>
        <w:t>Show System with QSYS Interconnect</w:t>
      </w:r>
      <w:bookmarkEnd w:id="61"/>
      <w:bookmarkEnd w:id="62"/>
    </w:p>
    <w:p w14:paraId="306B7ABF" w14:textId="08838FD8" w:rsidR="00241FE9" w:rsidRPr="00386043" w:rsidRDefault="00A817DD" w:rsidP="006406F6">
      <w:pPr>
        <w:pStyle w:val="3"/>
        <w:rPr>
          <w:lang w:val="ru-RU"/>
        </w:rPr>
      </w:pPr>
      <w:bookmarkStart w:id="63" w:name="_Toc161170173"/>
      <w:bookmarkStart w:id="64" w:name="_Toc162361338"/>
      <w:r w:rsidRPr="00386043">
        <w:rPr>
          <w:lang w:val="ru-RU"/>
        </w:rPr>
        <w:t>Анализ</w:t>
      </w:r>
      <w:r w:rsidRPr="003A73C7">
        <w:rPr>
          <w:lang w:val="ru-RU"/>
        </w:rPr>
        <w:t xml:space="preserve"> </w:t>
      </w:r>
      <w:r w:rsidRPr="00386043">
        <w:rPr>
          <w:lang w:val="ru-RU"/>
        </w:rPr>
        <w:t>с</w:t>
      </w:r>
      <w:r w:rsidRPr="003A73C7">
        <w:rPr>
          <w:lang w:val="ru-RU"/>
        </w:rPr>
        <w:t xml:space="preserve"> </w:t>
      </w:r>
      <w:r w:rsidRPr="00386043">
        <w:rPr>
          <w:lang w:val="ru-RU"/>
        </w:rPr>
        <w:t>помощью</w:t>
      </w:r>
      <w:r w:rsidRPr="003A73C7">
        <w:rPr>
          <w:lang w:val="ru-RU"/>
        </w:rPr>
        <w:t xml:space="preserve"> </w:t>
      </w:r>
      <w:r>
        <w:t>Schematic</w:t>
      </w:r>
      <w:bookmarkEnd w:id="63"/>
      <w:bookmarkEnd w:id="64"/>
    </w:p>
    <w:p w14:paraId="29624734" w14:textId="13B3D653" w:rsidR="00A817DD" w:rsidRPr="00386043" w:rsidRDefault="00A817DD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>
        <w:t>View</w:t>
      </w:r>
      <w:r w:rsidRPr="00386043">
        <w:rPr>
          <w:lang w:val="ru-RU"/>
        </w:rPr>
        <w:t xml:space="preserve"> → </w:t>
      </w:r>
      <w:r>
        <w:t>Schematic</w:t>
      </w:r>
      <w:r w:rsidR="003D6CF6" w:rsidRPr="00386043">
        <w:rPr>
          <w:lang w:val="ru-RU"/>
        </w:rPr>
        <w:t xml:space="preserve">, в качестве фильтра введём </w:t>
      </w:r>
      <w:r w:rsidR="003D6CF6">
        <w:t>in</w:t>
      </w:r>
      <w:r w:rsidR="00D145E2" w:rsidRPr="00386043">
        <w:rPr>
          <w:lang w:val="ru-RU"/>
        </w:rPr>
        <w:t xml:space="preserve"> и убедимся в том, что система синхронизации и каналы </w:t>
      </w:r>
      <w:r w:rsidR="00D145E2">
        <w:t>ST</w:t>
      </w:r>
      <w:r w:rsidR="00D145E2" w:rsidRPr="00386043">
        <w:rPr>
          <w:lang w:val="ru-RU"/>
        </w:rPr>
        <w:t xml:space="preserve"> системы подключены верн</w:t>
      </w:r>
      <w:r w:rsidR="003D6CF6" w:rsidRPr="00386043">
        <w:rPr>
          <w:lang w:val="ru-RU"/>
        </w:rPr>
        <w:t>о:</w:t>
      </w:r>
    </w:p>
    <w:p w14:paraId="7AB98F44" w14:textId="0BF34AF5" w:rsidR="00054E07" w:rsidRPr="00054E07" w:rsidRDefault="00033D14" w:rsidP="001643DA">
      <w:pPr>
        <w:pStyle w:val="a4"/>
      </w:pPr>
      <w:r w:rsidRPr="00033D14">
        <w:rPr>
          <w:noProof/>
        </w:rPr>
        <w:drawing>
          <wp:inline distT="0" distB="0" distL="0" distR="0" wp14:anchorId="0F8F5C11" wp14:editId="44A6378D">
            <wp:extent cx="5355387" cy="2482770"/>
            <wp:effectExtent l="0" t="0" r="0" b="0"/>
            <wp:docPr id="364458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589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8824" cy="248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F752" w14:textId="5C7A7429" w:rsidR="00D36C2A" w:rsidRPr="003A73C7" w:rsidRDefault="00054E07" w:rsidP="001643DA">
      <w:pPr>
        <w:pStyle w:val="a4"/>
        <w:rPr>
          <w:lang w:val="ru-RU"/>
        </w:rPr>
      </w:pPr>
      <w:bookmarkStart w:id="65" w:name="_Toc161170202"/>
      <w:bookmarkStart w:id="66" w:name="_Toc162361294"/>
      <w:r w:rsidRPr="003A73C7">
        <w:rPr>
          <w:lang w:val="ru-RU"/>
        </w:rPr>
        <w:t xml:space="preserve">Рис. </w:t>
      </w:r>
      <w:r w:rsidRPr="00054E07">
        <w:fldChar w:fldCharType="begin"/>
      </w:r>
      <w:r w:rsidRPr="003A73C7">
        <w:rPr>
          <w:lang w:val="ru-RU"/>
        </w:rPr>
        <w:instrText xml:space="preserve"> </w:instrText>
      </w:r>
      <w:r w:rsidRPr="00D41B38">
        <w:instrText>SEQ</w:instrText>
      </w:r>
      <w:r w:rsidRPr="003A73C7">
        <w:rPr>
          <w:lang w:val="ru-RU"/>
        </w:rPr>
        <w:instrText xml:space="preserve"> Рис. \* </w:instrText>
      </w:r>
      <w:r w:rsidRPr="00D41B38">
        <w:instrText>ARABIC</w:instrText>
      </w:r>
      <w:r w:rsidRPr="003A73C7">
        <w:rPr>
          <w:lang w:val="ru-RU"/>
        </w:rPr>
        <w:instrText xml:space="preserve"> </w:instrText>
      </w:r>
      <w:r w:rsidRPr="00054E07">
        <w:fldChar w:fldCharType="separate"/>
      </w:r>
      <w:r w:rsidR="003A73C7" w:rsidRPr="003A73C7">
        <w:rPr>
          <w:noProof/>
          <w:lang w:val="ru-RU"/>
        </w:rPr>
        <w:t>22</w:t>
      </w:r>
      <w:r w:rsidRPr="00054E07">
        <w:fldChar w:fldCharType="end"/>
      </w:r>
      <w:r w:rsidRPr="003A73C7">
        <w:rPr>
          <w:lang w:val="ru-RU"/>
        </w:rPr>
        <w:t xml:space="preserve"> – </w:t>
      </w:r>
      <w:r>
        <w:t>Schematic</w:t>
      </w:r>
      <w:bookmarkEnd w:id="65"/>
      <w:bookmarkEnd w:id="66"/>
    </w:p>
    <w:p w14:paraId="3238D3B2" w14:textId="7C177C1E" w:rsidR="009A72B3" w:rsidRPr="003A73C7" w:rsidRDefault="00B370C7" w:rsidP="00830214">
      <w:pPr>
        <w:pStyle w:val="3"/>
        <w:rPr>
          <w:lang w:val="ru-RU"/>
        </w:rPr>
      </w:pPr>
      <w:bookmarkStart w:id="67" w:name="_Toc161170174"/>
      <w:bookmarkStart w:id="68" w:name="_Toc162361339"/>
      <w:r w:rsidRPr="003A73C7">
        <w:rPr>
          <w:lang w:val="ru-RU"/>
        </w:rPr>
        <w:t>Генерация системы</w:t>
      </w:r>
      <w:bookmarkEnd w:id="67"/>
      <w:bookmarkEnd w:id="68"/>
    </w:p>
    <w:p w14:paraId="66F74948" w14:textId="729B3C93" w:rsidR="0078019C" w:rsidRPr="00386043" w:rsidRDefault="0078019C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>
        <w:t>PD</w:t>
      </w:r>
      <w:r w:rsidRPr="00386043">
        <w:rPr>
          <w:lang w:val="ru-RU"/>
        </w:rPr>
        <w:t xml:space="preserve"> → </w:t>
      </w:r>
      <w:r>
        <w:t>Generate</w:t>
      </w:r>
      <w:r w:rsidRPr="00386043">
        <w:rPr>
          <w:lang w:val="ru-RU"/>
        </w:rPr>
        <w:t xml:space="preserve"> </w:t>
      </w:r>
      <w:r>
        <w:t>HDL</w:t>
      </w:r>
      <w:r w:rsidRPr="00386043">
        <w:rPr>
          <w:lang w:val="ru-RU"/>
        </w:rPr>
        <w:t xml:space="preserve"> и укажем следующие предустановки для генерации:</w:t>
      </w:r>
    </w:p>
    <w:p w14:paraId="39DEE40C" w14:textId="3DE1AB3B" w:rsidR="00E02E45" w:rsidRDefault="005C09AA" w:rsidP="001643DA">
      <w:pPr>
        <w:pStyle w:val="a4"/>
      </w:pPr>
      <w:r w:rsidRPr="005C09AA">
        <w:rPr>
          <w:noProof/>
        </w:rPr>
        <w:lastRenderedPageBreak/>
        <w:drawing>
          <wp:inline distT="0" distB="0" distL="0" distR="0" wp14:anchorId="1572CEC7" wp14:editId="0C0E8E57">
            <wp:extent cx="5940425" cy="3221990"/>
            <wp:effectExtent l="0" t="0" r="3175" b="0"/>
            <wp:docPr id="514770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7700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7CA" w14:textId="795A3441" w:rsidR="0078019C" w:rsidRPr="00386043" w:rsidRDefault="00E02E45" w:rsidP="001643DA">
      <w:pPr>
        <w:pStyle w:val="a4"/>
        <w:rPr>
          <w:lang w:val="ru-RU"/>
        </w:rPr>
      </w:pPr>
      <w:bookmarkStart w:id="69" w:name="_Toc161170204"/>
      <w:bookmarkStart w:id="70" w:name="_Toc162361295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3A73C7" w:rsidRPr="00411608">
        <w:rPr>
          <w:noProof/>
          <w:lang w:val="ru-RU"/>
        </w:rPr>
        <w:t>23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</w:t>
      </w:r>
      <w:r w:rsidR="00261FE0" w:rsidRPr="00386043">
        <w:rPr>
          <w:lang w:val="ru-RU"/>
        </w:rPr>
        <w:t xml:space="preserve">Предустановки окна </w:t>
      </w:r>
      <w:r w:rsidR="00261FE0">
        <w:t>Genreration</w:t>
      </w:r>
      <w:bookmarkEnd w:id="69"/>
      <w:bookmarkEnd w:id="70"/>
    </w:p>
    <w:p w14:paraId="72FE7397" w14:textId="3020E560" w:rsidR="00992EBD" w:rsidRPr="00386043" w:rsidRDefault="008C752D" w:rsidP="00280658">
      <w:pPr>
        <w:rPr>
          <w:lang w:val="ru-RU"/>
        </w:rPr>
      </w:pPr>
      <w:r w:rsidRPr="00386043">
        <w:rPr>
          <w:lang w:val="ru-RU"/>
        </w:rPr>
        <w:t>Удостоверимся в том, что генерация прошла успешно:</w:t>
      </w:r>
    </w:p>
    <w:p w14:paraId="0A51284E" w14:textId="77777777" w:rsidR="00922066" w:rsidRDefault="00E50D03" w:rsidP="001643DA">
      <w:pPr>
        <w:pStyle w:val="a4"/>
      </w:pPr>
      <w:r w:rsidRPr="00E50D03">
        <w:rPr>
          <w:noProof/>
        </w:rPr>
        <w:drawing>
          <wp:inline distT="0" distB="0" distL="0" distR="0" wp14:anchorId="4D5D9EA2" wp14:editId="38A37C91">
            <wp:extent cx="2571462" cy="704850"/>
            <wp:effectExtent l="0" t="0" r="635" b="0"/>
            <wp:docPr id="191707807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7807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31"/>
                    <a:srcRect t="62629"/>
                    <a:stretch/>
                  </pic:blipFill>
                  <pic:spPr bwMode="auto">
                    <a:xfrm>
                      <a:off x="0" y="0"/>
                      <a:ext cx="2591808" cy="71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EF904" w14:textId="4F3FA891" w:rsidR="002F5A61" w:rsidRDefault="00922066" w:rsidP="001643DA">
      <w:pPr>
        <w:pStyle w:val="a4"/>
        <w:rPr>
          <w:lang w:val="ru-RU"/>
        </w:rPr>
      </w:pPr>
      <w:bookmarkStart w:id="71" w:name="_Toc161170205"/>
      <w:bookmarkStart w:id="72" w:name="_Toc162361296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24</w:t>
      </w:r>
      <w:r>
        <w:rPr>
          <w:noProof/>
        </w:rPr>
        <w:fldChar w:fldCharType="end"/>
      </w:r>
      <w:r w:rsidRPr="000568A9">
        <w:rPr>
          <w:lang w:val="ru-RU"/>
        </w:rPr>
        <w:t xml:space="preserve"> – Проверка успешности генерации </w:t>
      </w:r>
      <w:r>
        <w:t>HDL</w:t>
      </w:r>
      <w:bookmarkEnd w:id="71"/>
      <w:bookmarkEnd w:id="72"/>
    </w:p>
    <w:p w14:paraId="0A5C6DA3" w14:textId="104F41A5" w:rsidR="00830214" w:rsidRPr="00830214" w:rsidRDefault="00830214" w:rsidP="00830214">
      <w:pPr>
        <w:pStyle w:val="3"/>
        <w:rPr>
          <w:lang w:val="ru-RU"/>
        </w:rPr>
      </w:pPr>
      <w:bookmarkStart w:id="73" w:name="_Toc162361340"/>
      <w:r>
        <w:rPr>
          <w:lang w:val="ru-RU"/>
        </w:rPr>
        <w:t>Анализ</w:t>
      </w:r>
      <w:r w:rsidR="000568A9">
        <w:rPr>
          <w:lang w:val="ru-RU"/>
        </w:rPr>
        <w:t xml:space="preserve"> подключенных</w:t>
      </w:r>
      <w:r>
        <w:rPr>
          <w:lang w:val="ru-RU"/>
        </w:rPr>
        <w:t xml:space="preserve"> файлов</w:t>
      </w:r>
      <w:bookmarkEnd w:id="73"/>
    </w:p>
    <w:p w14:paraId="5B19DDBC" w14:textId="69CEC187" w:rsidR="00830214" w:rsidRPr="000568A9" w:rsidRDefault="00BF2AF5" w:rsidP="002431F7">
      <w:pPr>
        <w:spacing w:after="240"/>
        <w:rPr>
          <w:lang w:val="ru-RU"/>
        </w:rPr>
      </w:pPr>
      <w:r>
        <w:rPr>
          <w:lang w:val="ru-RU"/>
        </w:rPr>
        <w:t xml:space="preserve">Таким образом, получили </w:t>
      </w:r>
      <w:r w:rsidR="001B1E6D" w:rsidRPr="001F00B2">
        <w:rPr>
          <w:lang w:val="ru-RU"/>
        </w:rPr>
        <w:t>3</w:t>
      </w:r>
      <w:r>
        <w:rPr>
          <w:lang w:val="ru-RU"/>
        </w:rPr>
        <w:t xml:space="preserve"> файла: </w:t>
      </w:r>
      <w:r w:rsidR="001F00B2">
        <w:t>my</w:t>
      </w:r>
      <w:r w:rsidR="001F00B2" w:rsidRPr="005966A4">
        <w:rPr>
          <w:lang w:val="ru-RU"/>
        </w:rPr>
        <w:t>_</w:t>
      </w:r>
      <w:r w:rsidR="001B1E6D">
        <w:t>maste</w:t>
      </w:r>
      <w:r w:rsidR="001F00B2">
        <w:t>r</w:t>
      </w:r>
      <w:r w:rsidR="005966A4" w:rsidRPr="005966A4">
        <w:rPr>
          <w:lang w:val="ru-RU"/>
        </w:rPr>
        <w:t>.</w:t>
      </w:r>
      <w:proofErr w:type="spellStart"/>
      <w:r w:rsidR="005966A4">
        <w:t>sv</w:t>
      </w:r>
      <w:proofErr w:type="spellEnd"/>
      <w:r w:rsidR="005966A4" w:rsidRPr="005966A4">
        <w:rPr>
          <w:lang w:val="ru-RU"/>
        </w:rPr>
        <w:t xml:space="preserve">, </w:t>
      </w:r>
      <w:r w:rsidR="005966A4">
        <w:t>my</w:t>
      </w:r>
      <w:r w:rsidR="005966A4" w:rsidRPr="005966A4">
        <w:rPr>
          <w:lang w:val="ru-RU"/>
        </w:rPr>
        <w:t>_</w:t>
      </w:r>
      <w:r w:rsidR="005966A4">
        <w:t>slave</w:t>
      </w:r>
      <w:r w:rsidR="005966A4" w:rsidRPr="005966A4">
        <w:rPr>
          <w:lang w:val="ru-RU"/>
        </w:rPr>
        <w:t>.</w:t>
      </w:r>
      <w:proofErr w:type="spellStart"/>
      <w:r w:rsidR="005966A4">
        <w:t>sv</w:t>
      </w:r>
      <w:proofErr w:type="spellEnd"/>
      <w:r w:rsidR="005966A4" w:rsidRPr="005966A4">
        <w:rPr>
          <w:lang w:val="ru-RU"/>
        </w:rPr>
        <w:t xml:space="preserve"> </w:t>
      </w:r>
      <w:r w:rsidR="005966A4">
        <w:rPr>
          <w:lang w:val="ru-RU"/>
        </w:rPr>
        <w:t xml:space="preserve">и </w:t>
      </w:r>
      <w:r w:rsidR="005966A4">
        <w:t>my</w:t>
      </w:r>
      <w:r w:rsidR="005966A4" w:rsidRPr="005966A4">
        <w:rPr>
          <w:lang w:val="ru-RU"/>
        </w:rPr>
        <w:t>_</w:t>
      </w:r>
      <w:proofErr w:type="spellStart"/>
      <w:r w:rsidR="005966A4">
        <w:t>slaveSV</w:t>
      </w:r>
      <w:proofErr w:type="spellEnd"/>
      <w:r w:rsidR="004F0F37" w:rsidRPr="004F0F37">
        <w:rPr>
          <w:lang w:val="ru-RU"/>
        </w:rPr>
        <w:t>:</w:t>
      </w:r>
    </w:p>
    <w:p w14:paraId="69441D7C" w14:textId="77777777" w:rsidR="00E82D1D" w:rsidRDefault="00E82D1D" w:rsidP="00E82D1D">
      <w:pPr>
        <w:pStyle w:val="a4"/>
      </w:pPr>
      <w:r w:rsidRPr="00E82D1D">
        <w:rPr>
          <w:noProof/>
        </w:rPr>
        <w:drawing>
          <wp:inline distT="0" distB="0" distL="0" distR="0" wp14:anchorId="50B2635F" wp14:editId="578A4253">
            <wp:extent cx="4779618" cy="2598517"/>
            <wp:effectExtent l="0" t="0" r="2540" b="0"/>
            <wp:docPr id="1468331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316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4290" cy="260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2414" w14:textId="5035D2AD" w:rsidR="00DD1744" w:rsidRDefault="00E82D1D" w:rsidP="002E53AA">
      <w:pPr>
        <w:pStyle w:val="a4"/>
      </w:pPr>
      <w:bookmarkStart w:id="74" w:name="_Toc162361297"/>
      <w:r w:rsidRPr="00E82D1D">
        <w:rPr>
          <w:lang w:val="ru-RU"/>
        </w:rPr>
        <w:t xml:space="preserve">Рис. </w:t>
      </w:r>
      <w:r>
        <w:fldChar w:fldCharType="begin"/>
      </w:r>
      <w:r w:rsidRPr="00E82D1D">
        <w:rPr>
          <w:lang w:val="ru-RU"/>
        </w:rPr>
        <w:instrText xml:space="preserve"> </w:instrText>
      </w:r>
      <w:r>
        <w:instrText>SEQ</w:instrText>
      </w:r>
      <w:r w:rsidRPr="00E82D1D">
        <w:rPr>
          <w:lang w:val="ru-RU"/>
        </w:rPr>
        <w:instrText xml:space="preserve"> Рис. \* </w:instrText>
      </w:r>
      <w:r>
        <w:instrText>ARABIC</w:instrText>
      </w:r>
      <w:r w:rsidRPr="00E82D1D">
        <w:rPr>
          <w:lang w:val="ru-RU"/>
        </w:rPr>
        <w:instrText xml:space="preserve"> </w:instrText>
      </w:r>
      <w:r>
        <w:fldChar w:fldCharType="separate"/>
      </w:r>
      <w:r w:rsidR="003A73C7">
        <w:rPr>
          <w:noProof/>
        </w:rPr>
        <w:t>25</w:t>
      </w:r>
      <w:r>
        <w:fldChar w:fldCharType="end"/>
      </w:r>
      <w:r w:rsidRPr="00E82D1D">
        <w:rPr>
          <w:lang w:val="ru-RU"/>
        </w:rPr>
        <w:t xml:space="preserve"> – </w:t>
      </w:r>
      <w:r>
        <w:rPr>
          <w:lang w:val="ru-RU"/>
        </w:rPr>
        <w:t xml:space="preserve">Файл компонента </w:t>
      </w:r>
      <w:r>
        <w:t>my</w:t>
      </w:r>
      <w:r w:rsidRPr="00E82D1D">
        <w:rPr>
          <w:lang w:val="ru-RU"/>
        </w:rPr>
        <w:t>_</w:t>
      </w:r>
      <w:r>
        <w:t>master</w:t>
      </w:r>
      <w:r w:rsidR="00054428">
        <w:t xml:space="preserve"> (1)</w:t>
      </w:r>
      <w:bookmarkEnd w:id="74"/>
    </w:p>
    <w:p w14:paraId="7B69770F" w14:textId="77777777" w:rsidR="00352327" w:rsidRPr="00352327" w:rsidRDefault="00352327" w:rsidP="00352327"/>
    <w:p w14:paraId="0698595C" w14:textId="77777777" w:rsidR="00DD1744" w:rsidRDefault="00DD1744" w:rsidP="00DD1744">
      <w:pPr>
        <w:pStyle w:val="a4"/>
      </w:pPr>
      <w:r w:rsidRPr="00DD1744">
        <w:rPr>
          <w:noProof/>
          <w:lang w:val="ru-RU"/>
        </w:rPr>
        <w:lastRenderedPageBreak/>
        <w:drawing>
          <wp:inline distT="0" distB="0" distL="0" distR="0" wp14:anchorId="467513BF" wp14:editId="12EF7A9F">
            <wp:extent cx="3652954" cy="4786132"/>
            <wp:effectExtent l="0" t="0" r="5080" b="0"/>
            <wp:docPr id="3394264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2649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9747" cy="479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129E" w14:textId="411FC214" w:rsidR="004F0F37" w:rsidRPr="003A73C7" w:rsidRDefault="00DD1744" w:rsidP="00DD1744">
      <w:pPr>
        <w:pStyle w:val="a4"/>
        <w:rPr>
          <w:lang w:val="ru-RU"/>
        </w:rPr>
      </w:pPr>
      <w:bookmarkStart w:id="75" w:name="_Toc162361298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26</w:t>
      </w:r>
      <w:r>
        <w:fldChar w:fldCharType="end"/>
      </w:r>
      <w:r w:rsidRPr="003A73C7">
        <w:rPr>
          <w:lang w:val="ru-RU"/>
        </w:rPr>
        <w:t xml:space="preserve"> – </w:t>
      </w:r>
      <w:r>
        <w:rPr>
          <w:lang w:val="ru-RU"/>
        </w:rPr>
        <w:t>Файл</w:t>
      </w:r>
      <w:r w:rsidRPr="003A73C7">
        <w:rPr>
          <w:lang w:val="ru-RU"/>
        </w:rPr>
        <w:t xml:space="preserve"> </w:t>
      </w:r>
      <w:r>
        <w:rPr>
          <w:lang w:val="ru-RU"/>
        </w:rPr>
        <w:t>компонента</w:t>
      </w:r>
      <w:r w:rsidRPr="003A73C7">
        <w:rPr>
          <w:lang w:val="ru-RU"/>
        </w:rPr>
        <w:t xml:space="preserve"> </w:t>
      </w:r>
      <w:r>
        <w:t>my</w:t>
      </w:r>
      <w:r w:rsidRPr="003A73C7">
        <w:rPr>
          <w:lang w:val="ru-RU"/>
        </w:rPr>
        <w:t>_</w:t>
      </w:r>
      <w:r>
        <w:t>master</w:t>
      </w:r>
      <w:r w:rsidRPr="003A73C7">
        <w:rPr>
          <w:lang w:val="ru-RU"/>
        </w:rPr>
        <w:t xml:space="preserve"> (2)</w:t>
      </w:r>
      <w:bookmarkEnd w:id="75"/>
    </w:p>
    <w:p w14:paraId="63A1D585" w14:textId="2A5AB599" w:rsidR="00EF714D" w:rsidRDefault="000568A9" w:rsidP="00924BCD">
      <w:pPr>
        <w:rPr>
          <w:lang w:val="ru-RU"/>
        </w:rPr>
      </w:pPr>
      <w:r>
        <w:rPr>
          <w:lang w:val="ru-RU"/>
        </w:rPr>
        <w:t>Файл</w:t>
      </w:r>
      <w:r w:rsidRPr="00701B03">
        <w:rPr>
          <w:lang w:val="ru-RU"/>
        </w:rPr>
        <w:t xml:space="preserve"> </w:t>
      </w:r>
      <w:r w:rsidR="00260AC7">
        <w:t>my</w:t>
      </w:r>
      <w:r w:rsidR="00260AC7" w:rsidRPr="00701B03">
        <w:rPr>
          <w:lang w:val="ru-RU"/>
        </w:rPr>
        <w:t>_</w:t>
      </w:r>
      <w:r w:rsidR="00260AC7">
        <w:t>maser</w:t>
      </w:r>
      <w:r w:rsidR="00701B03" w:rsidRPr="00701B03">
        <w:rPr>
          <w:lang w:val="ru-RU"/>
        </w:rPr>
        <w:t xml:space="preserve"> </w:t>
      </w:r>
      <w:r w:rsidR="00701B03">
        <w:rPr>
          <w:lang w:val="ru-RU"/>
        </w:rPr>
        <w:t>содержит</w:t>
      </w:r>
      <w:r w:rsidR="00CB640B" w:rsidRPr="000B22CD">
        <w:rPr>
          <w:lang w:val="ru-RU"/>
        </w:rPr>
        <w:t xml:space="preserve"> </w:t>
      </w:r>
      <w:r w:rsidR="00CB640B">
        <w:rPr>
          <w:lang w:val="ru-RU"/>
        </w:rPr>
        <w:t>анализ</w:t>
      </w:r>
      <w:r w:rsidR="00CB640B" w:rsidRPr="000B22CD">
        <w:rPr>
          <w:lang w:val="ru-RU"/>
        </w:rPr>
        <w:t xml:space="preserve"> </w:t>
      </w:r>
      <w:proofErr w:type="spellStart"/>
      <w:r w:rsidR="00CB640B">
        <w:t>waitrequest</w:t>
      </w:r>
      <w:proofErr w:type="spellEnd"/>
      <w:r w:rsidR="000B22CD">
        <w:rPr>
          <w:lang w:val="ru-RU"/>
        </w:rPr>
        <w:t xml:space="preserve"> (формируются сигналы либо по параметрам, </w:t>
      </w:r>
      <w:r w:rsidR="00F25F24">
        <w:rPr>
          <w:lang w:val="ru-RU"/>
        </w:rPr>
        <w:t>которые</w:t>
      </w:r>
      <w:r w:rsidR="000B22CD">
        <w:rPr>
          <w:lang w:val="ru-RU"/>
        </w:rPr>
        <w:t xml:space="preserve"> мы задаём, либо значение</w:t>
      </w:r>
      <w:r w:rsidR="00D63F88">
        <w:rPr>
          <w:lang w:val="ru-RU"/>
        </w:rPr>
        <w:t xml:space="preserve"> = 255</w:t>
      </w:r>
      <w:r w:rsidR="000B22CD">
        <w:rPr>
          <w:lang w:val="ru-RU"/>
        </w:rPr>
        <w:t xml:space="preserve"> в промежутках</w:t>
      </w:r>
      <w:r w:rsidR="00D63F88">
        <w:rPr>
          <w:lang w:val="ru-RU"/>
        </w:rPr>
        <w:t>,</w:t>
      </w:r>
      <w:r w:rsidR="00E419C8">
        <w:rPr>
          <w:lang w:val="ru-RU"/>
        </w:rPr>
        <w:t xml:space="preserve"> которое отвечает за «пустой обмен», значение именно такое, чтобы было нагляднее</w:t>
      </w:r>
      <w:r w:rsidR="00765247">
        <w:rPr>
          <w:lang w:val="ru-RU"/>
        </w:rPr>
        <w:t xml:space="preserve"> при моделировании средствами </w:t>
      </w:r>
      <w:r w:rsidR="00765247">
        <w:t>Signal</w:t>
      </w:r>
      <w:r w:rsidR="00765247" w:rsidRPr="00765247">
        <w:rPr>
          <w:lang w:val="ru-RU"/>
        </w:rPr>
        <w:t xml:space="preserve"> </w:t>
      </w:r>
      <w:r w:rsidR="00765247">
        <w:t>Tap</w:t>
      </w:r>
      <w:r w:rsidR="00765247" w:rsidRPr="00765247">
        <w:rPr>
          <w:lang w:val="ru-RU"/>
        </w:rPr>
        <w:t xml:space="preserve"> </w:t>
      </w:r>
      <w:r w:rsidR="00765247">
        <w:t>II</w:t>
      </w:r>
      <w:r w:rsidR="000B22CD">
        <w:rPr>
          <w:lang w:val="ru-RU"/>
        </w:rPr>
        <w:t>)</w:t>
      </w:r>
      <w:r w:rsidR="00CB640B" w:rsidRPr="000B22CD">
        <w:rPr>
          <w:lang w:val="ru-RU"/>
        </w:rPr>
        <w:t xml:space="preserve">, </w:t>
      </w:r>
      <w:r w:rsidR="00CB640B">
        <w:rPr>
          <w:lang w:val="ru-RU"/>
        </w:rPr>
        <w:t>интерфейсы</w:t>
      </w:r>
      <w:r w:rsidR="00CB640B" w:rsidRPr="000B22CD">
        <w:rPr>
          <w:lang w:val="ru-RU"/>
        </w:rPr>
        <w:t xml:space="preserve"> </w:t>
      </w:r>
      <w:r w:rsidR="00CB640B">
        <w:t>clock</w:t>
      </w:r>
      <w:r w:rsidR="00CB640B" w:rsidRPr="000B22CD">
        <w:rPr>
          <w:lang w:val="ru-RU"/>
        </w:rPr>
        <w:t xml:space="preserve">, </w:t>
      </w:r>
      <w:r w:rsidR="00CB640B">
        <w:t>reset</w:t>
      </w:r>
      <w:r w:rsidR="00B470B8">
        <w:rPr>
          <w:lang w:val="ru-RU"/>
        </w:rPr>
        <w:t xml:space="preserve"> и</w:t>
      </w:r>
      <w:r w:rsidR="00CB640B" w:rsidRPr="000B22CD">
        <w:rPr>
          <w:lang w:val="ru-RU"/>
        </w:rPr>
        <w:t xml:space="preserve"> </w:t>
      </w:r>
      <w:r w:rsidR="00CB640B">
        <w:t>master</w:t>
      </w:r>
      <w:r w:rsidR="00242265" w:rsidRPr="00242265">
        <w:rPr>
          <w:lang w:val="ru-RU"/>
        </w:rPr>
        <w:t>.</w:t>
      </w:r>
    </w:p>
    <w:p w14:paraId="32B36AED" w14:textId="77777777" w:rsidR="00FC5B95" w:rsidRDefault="00FC5B95" w:rsidP="00FC5B95">
      <w:pPr>
        <w:pStyle w:val="a4"/>
      </w:pPr>
      <w:r w:rsidRPr="00FC5B95">
        <w:rPr>
          <w:noProof/>
          <w:lang w:val="ru-RU"/>
        </w:rPr>
        <w:drawing>
          <wp:inline distT="0" distB="0" distL="0" distR="0" wp14:anchorId="1C5D1442" wp14:editId="1099246D">
            <wp:extent cx="3377819" cy="2662177"/>
            <wp:effectExtent l="0" t="0" r="0" b="5080"/>
            <wp:docPr id="417603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03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3489" cy="267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4000" w14:textId="5665DD8F" w:rsidR="00FC5B95" w:rsidRPr="00FC5B95" w:rsidRDefault="00FC5B95" w:rsidP="00FC5B95">
      <w:pPr>
        <w:pStyle w:val="a4"/>
        <w:rPr>
          <w:lang w:val="ru-RU"/>
        </w:rPr>
      </w:pPr>
      <w:bookmarkStart w:id="76" w:name="_Toc162361299"/>
      <w:r w:rsidRPr="00FC5B95">
        <w:rPr>
          <w:lang w:val="ru-RU"/>
        </w:rPr>
        <w:t xml:space="preserve">Рис. </w:t>
      </w:r>
      <w:r>
        <w:fldChar w:fldCharType="begin"/>
      </w:r>
      <w:r w:rsidRPr="00FC5B95">
        <w:rPr>
          <w:lang w:val="ru-RU"/>
        </w:rPr>
        <w:instrText xml:space="preserve"> </w:instrText>
      </w:r>
      <w:r>
        <w:instrText>SEQ</w:instrText>
      </w:r>
      <w:r w:rsidRPr="00FC5B95">
        <w:rPr>
          <w:lang w:val="ru-RU"/>
        </w:rPr>
        <w:instrText xml:space="preserve"> Рис. \* </w:instrText>
      </w:r>
      <w:r>
        <w:instrText>ARABIC</w:instrText>
      </w:r>
      <w:r w:rsidRPr="00FC5B95">
        <w:rPr>
          <w:lang w:val="ru-RU"/>
        </w:rPr>
        <w:instrText xml:space="preserve"> </w:instrText>
      </w:r>
      <w:r>
        <w:fldChar w:fldCharType="separate"/>
      </w:r>
      <w:r w:rsidR="003A73C7" w:rsidRPr="00411608">
        <w:rPr>
          <w:noProof/>
          <w:lang w:val="ru-RU"/>
        </w:rPr>
        <w:t>27</w:t>
      </w:r>
      <w:r>
        <w:fldChar w:fldCharType="end"/>
      </w:r>
      <w:r>
        <w:rPr>
          <w:lang w:val="ru-RU"/>
        </w:rPr>
        <w:t xml:space="preserve"> – Файл</w:t>
      </w:r>
      <w:r w:rsidRPr="00FC5B95">
        <w:rPr>
          <w:lang w:val="ru-RU"/>
        </w:rPr>
        <w:t xml:space="preserve"> </w:t>
      </w:r>
      <w:r>
        <w:rPr>
          <w:lang w:val="ru-RU"/>
        </w:rPr>
        <w:t>компонента</w:t>
      </w:r>
      <w:r w:rsidRPr="00FC5B95">
        <w:rPr>
          <w:lang w:val="ru-RU"/>
        </w:rPr>
        <w:t xml:space="preserve"> </w:t>
      </w:r>
      <w:r>
        <w:t>my</w:t>
      </w:r>
      <w:r w:rsidRPr="00FC5B95">
        <w:rPr>
          <w:lang w:val="ru-RU"/>
        </w:rPr>
        <w:t>_</w:t>
      </w:r>
      <w:r>
        <w:t>slave</w:t>
      </w:r>
      <w:bookmarkEnd w:id="76"/>
    </w:p>
    <w:p w14:paraId="1A833CAA" w14:textId="77777777" w:rsidR="00FC5B95" w:rsidRPr="00FC5B95" w:rsidRDefault="00FC5B95" w:rsidP="00FC5B95">
      <w:pPr>
        <w:rPr>
          <w:lang w:val="ru-RU"/>
        </w:rPr>
      </w:pPr>
    </w:p>
    <w:p w14:paraId="5F35751A" w14:textId="11F7AFDD" w:rsidR="00A44A36" w:rsidRDefault="00A44A36" w:rsidP="00924BCD">
      <w:pPr>
        <w:rPr>
          <w:lang w:val="ru-RU"/>
        </w:rPr>
      </w:pPr>
      <w:r>
        <w:rPr>
          <w:lang w:val="ru-RU"/>
        </w:rPr>
        <w:lastRenderedPageBreak/>
        <w:t xml:space="preserve">Модуль </w:t>
      </w:r>
      <w:r>
        <w:t>my</w:t>
      </w:r>
      <w:r w:rsidRPr="00A44A36">
        <w:rPr>
          <w:lang w:val="ru-RU"/>
        </w:rPr>
        <w:t>_</w:t>
      </w:r>
      <w:r>
        <w:t>slave</w:t>
      </w:r>
      <w:r w:rsidRPr="00A44A36">
        <w:rPr>
          <w:lang w:val="ru-RU"/>
        </w:rPr>
        <w:t xml:space="preserve"> (</w:t>
      </w:r>
      <w:r>
        <w:rPr>
          <w:lang w:val="ru-RU"/>
        </w:rPr>
        <w:t>8-битный</w:t>
      </w:r>
      <w:r w:rsidRPr="00A44A36">
        <w:rPr>
          <w:lang w:val="ru-RU"/>
        </w:rPr>
        <w:t>)</w:t>
      </w:r>
      <w:r>
        <w:rPr>
          <w:lang w:val="ru-RU"/>
        </w:rPr>
        <w:t xml:space="preserve"> – берёт </w:t>
      </w:r>
      <w:r w:rsidR="004F4C6F">
        <w:rPr>
          <w:lang w:val="ru-RU"/>
        </w:rPr>
        <w:t xml:space="preserve">8-битные данные, у него есть интерфейс </w:t>
      </w:r>
      <w:r w:rsidR="004F4C6F">
        <w:t>MM</w:t>
      </w:r>
      <w:r w:rsidR="00AF0F2D" w:rsidRPr="00AF0F2D">
        <w:rPr>
          <w:lang w:val="ru-RU"/>
        </w:rPr>
        <w:t xml:space="preserve"> </w:t>
      </w:r>
      <w:r w:rsidR="004F4C6F">
        <w:t>Slave</w:t>
      </w:r>
      <w:r w:rsidR="009E4BDC">
        <w:rPr>
          <w:lang w:val="ru-RU"/>
        </w:rPr>
        <w:t xml:space="preserve">. Но он НЕ умеет формировать сигнал </w:t>
      </w:r>
      <w:proofErr w:type="spellStart"/>
      <w:r w:rsidR="009E4BDC">
        <w:t>waitrequest</w:t>
      </w:r>
      <w:proofErr w:type="spellEnd"/>
      <w:r w:rsidR="007A3235">
        <w:rPr>
          <w:lang w:val="ru-RU"/>
        </w:rPr>
        <w:t xml:space="preserve">, он </w:t>
      </w:r>
      <w:proofErr w:type="spellStart"/>
      <w:r w:rsidR="007A3235">
        <w:rPr>
          <w:lang w:val="ru-RU"/>
        </w:rPr>
        <w:t>занулён</w:t>
      </w:r>
      <w:proofErr w:type="spellEnd"/>
      <w:r w:rsidR="003D3B4D" w:rsidRPr="003D3B4D">
        <w:rPr>
          <w:lang w:val="ru-RU"/>
        </w:rPr>
        <w:t>.</w:t>
      </w:r>
      <w:r w:rsidR="006E4DD4" w:rsidRPr="006E4DD4">
        <w:rPr>
          <w:lang w:val="ru-RU"/>
        </w:rPr>
        <w:t xml:space="preserve"> </w:t>
      </w:r>
      <w:r w:rsidR="006E4DD4">
        <w:rPr>
          <w:lang w:val="ru-RU"/>
        </w:rPr>
        <w:t xml:space="preserve">Осуществляет по сигналу </w:t>
      </w:r>
      <w:r w:rsidR="006E4DD4">
        <w:t>write</w:t>
      </w:r>
      <w:r w:rsidR="006E4DD4" w:rsidRPr="006E4DD4">
        <w:rPr>
          <w:lang w:val="ru-RU"/>
        </w:rPr>
        <w:t xml:space="preserve"> </w:t>
      </w:r>
      <w:r w:rsidR="006E4DD4">
        <w:rPr>
          <w:lang w:val="ru-RU"/>
        </w:rPr>
        <w:t xml:space="preserve">запись тех данных, которые приходят с шины </w:t>
      </w:r>
      <w:proofErr w:type="spellStart"/>
      <w:r w:rsidR="006E4DD4">
        <w:t>writedata</w:t>
      </w:r>
      <w:proofErr w:type="spellEnd"/>
      <w:r w:rsidR="009E4BDC" w:rsidRPr="009E4BDC">
        <w:rPr>
          <w:lang w:val="ru-RU"/>
        </w:rPr>
        <w:t xml:space="preserve"> </w:t>
      </w:r>
      <w:r w:rsidR="009E4BDC">
        <w:rPr>
          <w:lang w:val="ru-RU"/>
        </w:rPr>
        <w:t>во внутренний регистр.</w:t>
      </w:r>
    </w:p>
    <w:p w14:paraId="0457381E" w14:textId="77777777" w:rsidR="00FC5B95" w:rsidRDefault="00FC5B95" w:rsidP="00FC5B95">
      <w:pPr>
        <w:pStyle w:val="a4"/>
      </w:pPr>
      <w:r w:rsidRPr="00FC5B95">
        <w:rPr>
          <w:noProof/>
        </w:rPr>
        <w:drawing>
          <wp:inline distT="0" distB="0" distL="0" distR="0" wp14:anchorId="282E0DF1" wp14:editId="1599F1D5">
            <wp:extent cx="3524492" cy="3179388"/>
            <wp:effectExtent l="0" t="0" r="0" b="2540"/>
            <wp:docPr id="1940720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204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5373" cy="321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A982" w14:textId="3AD11387" w:rsidR="00FC5B95" w:rsidRPr="00411608" w:rsidRDefault="00FC5B95" w:rsidP="00FC5B95">
      <w:pPr>
        <w:pStyle w:val="a4"/>
        <w:rPr>
          <w:lang w:val="ru-RU"/>
        </w:rPr>
      </w:pPr>
      <w:bookmarkStart w:id="77" w:name="_Toc162361300"/>
      <w:r w:rsidRPr="00411608">
        <w:rPr>
          <w:lang w:val="ru-RU"/>
        </w:rPr>
        <w:t xml:space="preserve">Рис. </w:t>
      </w:r>
      <w:r>
        <w:fldChar w:fldCharType="begin"/>
      </w:r>
      <w:r w:rsidRPr="00411608">
        <w:rPr>
          <w:lang w:val="ru-RU"/>
        </w:rPr>
        <w:instrText xml:space="preserve"> </w:instrText>
      </w:r>
      <w:r>
        <w:instrText>SEQ</w:instrText>
      </w:r>
      <w:r w:rsidRPr="00411608">
        <w:rPr>
          <w:lang w:val="ru-RU"/>
        </w:rPr>
        <w:instrText xml:space="preserve"> Рис. \* </w:instrText>
      </w:r>
      <w:r>
        <w:instrText>ARABIC</w:instrText>
      </w:r>
      <w:r w:rsidRPr="00411608">
        <w:rPr>
          <w:lang w:val="ru-RU"/>
        </w:rPr>
        <w:instrText xml:space="preserve"> </w:instrText>
      </w:r>
      <w:r>
        <w:fldChar w:fldCharType="separate"/>
      </w:r>
      <w:r w:rsidR="003A73C7" w:rsidRPr="00411608">
        <w:rPr>
          <w:noProof/>
          <w:lang w:val="ru-RU"/>
        </w:rPr>
        <w:t>28</w:t>
      </w:r>
      <w:r>
        <w:fldChar w:fldCharType="end"/>
      </w:r>
      <w:r>
        <w:rPr>
          <w:lang w:val="ru-RU"/>
          <w14:ligatures w14:val="none"/>
        </w:rPr>
        <w:t xml:space="preserve"> – Файл компонента </w:t>
      </w:r>
      <w:r>
        <w:rPr>
          <w14:ligatures w14:val="none"/>
        </w:rPr>
        <w:t>my</w:t>
      </w:r>
      <w:r>
        <w:rPr>
          <w:lang w:val="ru-RU"/>
          <w14:ligatures w14:val="none"/>
        </w:rPr>
        <w:t>_</w:t>
      </w:r>
      <w:r>
        <w:rPr>
          <w14:ligatures w14:val="none"/>
        </w:rPr>
        <w:t>slave</w:t>
      </w:r>
      <w:bookmarkEnd w:id="77"/>
    </w:p>
    <w:p w14:paraId="1448B22A" w14:textId="012C7DBF" w:rsidR="009E4BDC" w:rsidRPr="00A012FB" w:rsidRDefault="009E4BDC" w:rsidP="00924BCD">
      <w:pPr>
        <w:rPr>
          <w:lang w:val="ru-RU"/>
        </w:rPr>
      </w:pPr>
      <w:r>
        <w:rPr>
          <w:lang w:val="ru-RU"/>
        </w:rPr>
        <w:t xml:space="preserve">Модуль </w:t>
      </w:r>
      <w:r>
        <w:t>my</w:t>
      </w:r>
      <w:r w:rsidRPr="00A44A36">
        <w:rPr>
          <w:lang w:val="ru-RU"/>
        </w:rPr>
        <w:t>_</w:t>
      </w:r>
      <w:proofErr w:type="spellStart"/>
      <w:r>
        <w:t>slave</w:t>
      </w:r>
      <w:r w:rsidR="004F6CFF">
        <w:t>WS</w:t>
      </w:r>
      <w:proofErr w:type="spellEnd"/>
      <w:r w:rsidRPr="00A44A36">
        <w:rPr>
          <w:lang w:val="ru-RU"/>
        </w:rPr>
        <w:t xml:space="preserve"> (</w:t>
      </w:r>
      <w:r w:rsidR="004F6CFF">
        <w:rPr>
          <w:lang w:val="ru-RU"/>
        </w:rPr>
        <w:t>32</w:t>
      </w:r>
      <w:r>
        <w:rPr>
          <w:lang w:val="ru-RU"/>
        </w:rPr>
        <w:t>-битный</w:t>
      </w:r>
      <w:r w:rsidRPr="00A44A36">
        <w:rPr>
          <w:lang w:val="ru-RU"/>
        </w:rPr>
        <w:t>)</w:t>
      </w:r>
      <w:r>
        <w:rPr>
          <w:lang w:val="ru-RU"/>
        </w:rPr>
        <w:t xml:space="preserve"> – </w:t>
      </w:r>
      <w:r w:rsidR="00B20AF4">
        <w:rPr>
          <w:lang w:val="ru-RU"/>
        </w:rPr>
        <w:t xml:space="preserve">умеет формировать сигнал </w:t>
      </w:r>
      <w:proofErr w:type="spellStart"/>
      <w:r w:rsidR="00B20AF4">
        <w:t>waitrequest</w:t>
      </w:r>
      <w:proofErr w:type="spellEnd"/>
      <w:r w:rsidR="003F0884" w:rsidRPr="000037FA">
        <w:rPr>
          <w:lang w:val="ru-RU"/>
        </w:rPr>
        <w:t>,</w:t>
      </w:r>
      <w:r w:rsidR="00F01BA9" w:rsidRPr="00F01BA9">
        <w:rPr>
          <w:lang w:val="ru-RU"/>
        </w:rPr>
        <w:t xml:space="preserve"> </w:t>
      </w:r>
      <w:r w:rsidR="002B17E2">
        <w:rPr>
          <w:lang w:val="ru-RU"/>
        </w:rPr>
        <w:t xml:space="preserve">получив запрос </w:t>
      </w:r>
      <w:r w:rsidR="002B17E2">
        <w:t>write</w:t>
      </w:r>
      <w:r w:rsidR="002B17E2">
        <w:rPr>
          <w:lang w:val="ru-RU"/>
        </w:rPr>
        <w:t>, он его записывает в регистр, и только на следующем такте убирает</w:t>
      </w:r>
      <w:r w:rsidR="00A012FB" w:rsidRPr="00A012FB">
        <w:rPr>
          <w:lang w:val="ru-RU"/>
        </w:rPr>
        <w:t xml:space="preserve"> </w:t>
      </w:r>
      <w:r w:rsidR="00A012FB">
        <w:rPr>
          <w:lang w:val="ru-RU"/>
        </w:rPr>
        <w:t>,этот сигнал, т. е. сделана задержка в 1 такт.</w:t>
      </w:r>
    </w:p>
    <w:p w14:paraId="4792C4E8" w14:textId="6843B419" w:rsidR="00B76588" w:rsidRDefault="00AD5042" w:rsidP="0047773B">
      <w:pPr>
        <w:pStyle w:val="2"/>
        <w:numPr>
          <w:ilvl w:val="1"/>
          <w:numId w:val="11"/>
        </w:numPr>
      </w:pPr>
      <w:bookmarkStart w:id="78" w:name="_Toc162361341"/>
      <w:r>
        <w:rPr>
          <w:lang w:val="ru-RU"/>
        </w:rPr>
        <w:t>Подключение файлов</w:t>
      </w:r>
      <w:r w:rsidR="00D054B6">
        <w:rPr>
          <w:lang w:val="ru-RU"/>
        </w:rPr>
        <w:t xml:space="preserve"> к проекту</w:t>
      </w:r>
      <w:bookmarkEnd w:id="78"/>
    </w:p>
    <w:p w14:paraId="01AF9453" w14:textId="5C509678" w:rsidR="00695B3D" w:rsidRPr="00B57C83" w:rsidRDefault="003A7816" w:rsidP="00280658">
      <w:pPr>
        <w:rPr>
          <w:lang w:val="ru-RU"/>
          <w:rPrChange w:id="79" w:author="Mat Nepo" w:date="2024-03-25T17:27:00Z" w16du:dateUtc="2024-03-25T14:27:00Z">
            <w:rPr/>
          </w:rPrChange>
        </w:rPr>
      </w:pPr>
      <w:r>
        <w:rPr>
          <w:lang w:val="ru-RU"/>
        </w:rPr>
        <w:t xml:space="preserve">Подключим файлы к проекту в </w:t>
      </w:r>
      <w:r>
        <w:t>Quartus</w:t>
      </w:r>
    </w:p>
    <w:p w14:paraId="0746254F" w14:textId="2A1C628F" w:rsidR="00812514" w:rsidRDefault="00566B27" w:rsidP="001643DA">
      <w:pPr>
        <w:pStyle w:val="a4"/>
      </w:pPr>
      <w:r w:rsidRPr="00566B27">
        <w:rPr>
          <w:noProof/>
        </w:rPr>
        <w:drawing>
          <wp:inline distT="0" distB="0" distL="0" distR="0" wp14:anchorId="1DFDD50E" wp14:editId="69E2E608">
            <wp:extent cx="5940425" cy="1871980"/>
            <wp:effectExtent l="0" t="0" r="3175" b="0"/>
            <wp:docPr id="1406065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651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83F5" w14:textId="1ABD3EAA" w:rsidR="00695B3D" w:rsidRDefault="00812514" w:rsidP="001643DA">
      <w:pPr>
        <w:pStyle w:val="a4"/>
        <w:rPr>
          <w:lang w:val="ru-RU"/>
        </w:rPr>
      </w:pPr>
      <w:bookmarkStart w:id="80" w:name="_Toc161170206"/>
      <w:bookmarkStart w:id="81" w:name="_Toc162361301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3A73C7" w:rsidRPr="00411608">
        <w:rPr>
          <w:noProof/>
          <w:lang w:val="ru-RU"/>
        </w:rPr>
        <w:t>29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</w:t>
      </w:r>
      <w:bookmarkEnd w:id="80"/>
      <w:r w:rsidR="003C630F">
        <w:rPr>
          <w:lang w:val="ru-RU"/>
        </w:rPr>
        <w:t>Подключение файлов к проекту</w:t>
      </w:r>
      <w:bookmarkEnd w:id="81"/>
    </w:p>
    <w:p w14:paraId="64D82984" w14:textId="7354DCF5" w:rsidR="008A1DED" w:rsidRPr="007A077B" w:rsidRDefault="008A1DED" w:rsidP="00560F33">
      <w:pPr>
        <w:spacing w:after="240"/>
        <w:rPr>
          <w:lang w:val="ru-RU"/>
        </w:rPr>
      </w:pPr>
      <w:r>
        <w:rPr>
          <w:lang w:val="ru-RU"/>
        </w:rPr>
        <w:t xml:space="preserve">Синтаксис файла </w:t>
      </w:r>
      <w:r>
        <w:t>Lab</w:t>
      </w:r>
      <w:r w:rsidRPr="008A1DED">
        <w:rPr>
          <w:lang w:val="ru-RU"/>
        </w:rPr>
        <w:t>2_</w:t>
      </w:r>
      <w:r>
        <w:t>top</w:t>
      </w:r>
      <w:r w:rsidRPr="008A1DED">
        <w:rPr>
          <w:lang w:val="ru-RU"/>
        </w:rPr>
        <w:t>.</w:t>
      </w:r>
      <w:proofErr w:type="spellStart"/>
      <w:r>
        <w:t>sv</w:t>
      </w:r>
      <w:proofErr w:type="spellEnd"/>
      <w:r w:rsidRPr="008A1DED">
        <w:rPr>
          <w:lang w:val="ru-RU"/>
        </w:rPr>
        <w:t>:</w:t>
      </w:r>
    </w:p>
    <w:p w14:paraId="578AA5F8" w14:textId="72F65F5C" w:rsidR="00527509" w:rsidRDefault="00184BBA" w:rsidP="00527509">
      <w:pPr>
        <w:keepNext/>
        <w:ind w:firstLine="0"/>
        <w:jc w:val="center"/>
      </w:pPr>
      <w:r w:rsidRPr="00184BBA">
        <w:rPr>
          <w:noProof/>
        </w:rPr>
        <w:lastRenderedPageBreak/>
        <w:drawing>
          <wp:inline distT="0" distB="0" distL="0" distR="0" wp14:anchorId="70B53B50" wp14:editId="28DCCE4D">
            <wp:extent cx="2720051" cy="2660156"/>
            <wp:effectExtent l="0" t="0" r="4445" b="6985"/>
            <wp:docPr id="926321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3211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1332" cy="267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CA18" w14:textId="145B9BD9" w:rsidR="008A1DED" w:rsidRPr="00530354" w:rsidRDefault="00527509" w:rsidP="001643DA">
      <w:pPr>
        <w:pStyle w:val="a4"/>
      </w:pPr>
      <w:bookmarkStart w:id="82" w:name="_Toc162361302"/>
      <w:r w:rsidRPr="005F0DDE">
        <w:rPr>
          <w:lang w:val="ru-RU"/>
        </w:rPr>
        <w:t>Рис</w:t>
      </w:r>
      <w:r w:rsidRPr="007A077B">
        <w:rPr>
          <w:lang w:val="ru-RU"/>
        </w:rPr>
        <w:t xml:space="preserve">. </w:t>
      </w:r>
      <w:r>
        <w:fldChar w:fldCharType="begin"/>
      </w:r>
      <w:r w:rsidRPr="007A077B">
        <w:rPr>
          <w:lang w:val="ru-RU"/>
        </w:rPr>
        <w:instrText xml:space="preserve"> </w:instrText>
      </w:r>
      <w:r>
        <w:instrText>SEQ</w:instrText>
      </w:r>
      <w:r w:rsidRPr="007A077B">
        <w:rPr>
          <w:lang w:val="ru-RU"/>
        </w:rPr>
        <w:instrText xml:space="preserve"> </w:instrText>
      </w:r>
      <w:r w:rsidRPr="005F0DDE">
        <w:rPr>
          <w:lang w:val="ru-RU"/>
        </w:rPr>
        <w:instrText>Рис</w:instrText>
      </w:r>
      <w:r w:rsidRPr="007A077B">
        <w:rPr>
          <w:lang w:val="ru-RU"/>
        </w:rPr>
        <w:instrText xml:space="preserve">. \* </w:instrText>
      </w:r>
      <w:r>
        <w:instrText>ARABIC</w:instrText>
      </w:r>
      <w:r w:rsidRPr="007A077B">
        <w:rPr>
          <w:lang w:val="ru-RU"/>
        </w:rPr>
        <w:instrText xml:space="preserve"> </w:instrText>
      </w:r>
      <w:r>
        <w:fldChar w:fldCharType="separate"/>
      </w:r>
      <w:r w:rsidR="003A73C7">
        <w:rPr>
          <w:noProof/>
        </w:rPr>
        <w:t>30</w:t>
      </w:r>
      <w:r>
        <w:fldChar w:fldCharType="end"/>
      </w:r>
      <w:r w:rsidRPr="00530354">
        <w:t xml:space="preserve"> – </w:t>
      </w:r>
      <w:r w:rsidR="005F0DDE">
        <w:rPr>
          <w:lang w:val="ru-RU"/>
        </w:rPr>
        <w:t>Синтаксис</w:t>
      </w:r>
      <w:r w:rsidR="005F0DDE" w:rsidRPr="00530354">
        <w:t xml:space="preserve"> </w:t>
      </w:r>
      <w:r w:rsidR="005F0DDE">
        <w:rPr>
          <w:lang w:val="ru-RU"/>
        </w:rPr>
        <w:t>файла</w:t>
      </w:r>
      <w:r w:rsidR="005F0DDE" w:rsidRPr="00530354">
        <w:t xml:space="preserve"> </w:t>
      </w:r>
      <w:r w:rsidR="00A13767">
        <w:t>l</w:t>
      </w:r>
      <w:r w:rsidR="005F0DDE">
        <w:t>ab</w:t>
      </w:r>
      <w:r w:rsidR="005F0DDE" w:rsidRPr="00530354">
        <w:t>_</w:t>
      </w:r>
      <w:r w:rsidR="00A13767">
        <w:t>PD3_</w:t>
      </w:r>
      <w:r w:rsidR="005F0DDE">
        <w:t>top</w:t>
      </w:r>
      <w:r w:rsidR="005F0DDE" w:rsidRPr="00530354">
        <w:t>.</w:t>
      </w:r>
      <w:r w:rsidR="005F0DDE">
        <w:t>sv</w:t>
      </w:r>
      <w:bookmarkEnd w:id="82"/>
    </w:p>
    <w:p w14:paraId="611B8AE5" w14:textId="07938970" w:rsidR="009D109F" w:rsidRPr="00123ACB" w:rsidRDefault="009D109F" w:rsidP="009D109F">
      <w:pPr>
        <w:rPr>
          <w:lang w:val="ru-RU"/>
        </w:rPr>
      </w:pPr>
      <w:r>
        <w:rPr>
          <w:lang w:val="ru-RU"/>
        </w:rPr>
        <w:t>Выполним анализ и синтез проекта</w:t>
      </w:r>
      <w:r w:rsidR="00717455">
        <w:rPr>
          <w:lang w:val="ru-RU"/>
        </w:rPr>
        <w:t xml:space="preserve"> средствами </w:t>
      </w:r>
      <w:r w:rsidR="00717455">
        <w:t>QP</w:t>
      </w:r>
      <w:r w:rsidR="00123ACB">
        <w:rPr>
          <w:lang w:val="ru-RU"/>
        </w:rPr>
        <w:t xml:space="preserve"> и убедимся в правильности схемы средствами </w:t>
      </w:r>
      <w:r w:rsidR="00123ACB">
        <w:t>RTL</w:t>
      </w:r>
      <w:r w:rsidR="00123ACB" w:rsidRPr="00123ACB">
        <w:rPr>
          <w:lang w:val="ru-RU"/>
        </w:rPr>
        <w:t xml:space="preserve"> </w:t>
      </w:r>
      <w:r w:rsidR="00123ACB">
        <w:t>Viewer</w:t>
      </w:r>
      <w:r w:rsidR="00123ACB" w:rsidRPr="00123ACB">
        <w:rPr>
          <w:lang w:val="ru-RU"/>
        </w:rPr>
        <w:t>:</w:t>
      </w:r>
    </w:p>
    <w:p w14:paraId="5AE9307C" w14:textId="01E74BAF" w:rsidR="00123ACB" w:rsidRDefault="00566B27" w:rsidP="00123ACB">
      <w:pPr>
        <w:keepNext/>
        <w:ind w:firstLine="0"/>
        <w:jc w:val="center"/>
      </w:pPr>
      <w:r w:rsidRPr="00566B27">
        <w:rPr>
          <w:noProof/>
        </w:rPr>
        <w:drawing>
          <wp:inline distT="0" distB="0" distL="0" distR="0" wp14:anchorId="214F17E5" wp14:editId="34420E5B">
            <wp:extent cx="5940425" cy="1282700"/>
            <wp:effectExtent l="0" t="0" r="3175" b="0"/>
            <wp:docPr id="1043443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435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41A5" w14:textId="48B4D91A" w:rsidR="00C13753" w:rsidRPr="00EF05EB" w:rsidRDefault="00123ACB" w:rsidP="001643DA">
      <w:pPr>
        <w:pStyle w:val="a4"/>
        <w:rPr>
          <w:lang w:val="ru-RU"/>
        </w:rPr>
      </w:pPr>
      <w:bookmarkStart w:id="83" w:name="_Toc162361303"/>
      <w:r w:rsidRPr="0011345D">
        <w:rPr>
          <w:lang w:val="ru-RU"/>
        </w:rPr>
        <w:t xml:space="preserve">Рис. </w:t>
      </w:r>
      <w:r>
        <w:fldChar w:fldCharType="begin"/>
      </w:r>
      <w:r w:rsidRPr="0011345D">
        <w:rPr>
          <w:lang w:val="ru-RU"/>
        </w:rPr>
        <w:instrText xml:space="preserve"> </w:instrText>
      </w:r>
      <w:r>
        <w:instrText>SEQ</w:instrText>
      </w:r>
      <w:r w:rsidRPr="0011345D">
        <w:rPr>
          <w:lang w:val="ru-RU"/>
        </w:rPr>
        <w:instrText xml:space="preserve"> Рис. \* </w:instrText>
      </w:r>
      <w:r>
        <w:instrText>ARABIC</w:instrText>
      </w:r>
      <w:r w:rsidRPr="0011345D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31</w:t>
      </w:r>
      <w:r>
        <w:fldChar w:fldCharType="end"/>
      </w:r>
      <w:r w:rsidR="00A94D95" w:rsidRPr="0011345D">
        <w:rPr>
          <w:lang w:val="ru-RU"/>
        </w:rPr>
        <w:t xml:space="preserve"> – </w:t>
      </w:r>
      <w:r w:rsidR="0011345D">
        <w:rPr>
          <w:lang w:val="ru-RU"/>
        </w:rPr>
        <w:t xml:space="preserve">Схема проекта в </w:t>
      </w:r>
      <w:r w:rsidR="0011345D">
        <w:t>RTL</w:t>
      </w:r>
      <w:r w:rsidR="0011345D" w:rsidRPr="0011345D">
        <w:rPr>
          <w:lang w:val="ru-RU"/>
        </w:rPr>
        <w:t xml:space="preserve"> </w:t>
      </w:r>
      <w:r w:rsidR="0011345D">
        <w:t>Viewer</w:t>
      </w:r>
      <w:bookmarkEnd w:id="83"/>
    </w:p>
    <w:p w14:paraId="21F0A7DB" w14:textId="35728706" w:rsidR="006F3BFB" w:rsidRPr="009F7553" w:rsidRDefault="006F3BFB" w:rsidP="006F3BFB">
      <w:pPr>
        <w:rPr>
          <w:lang w:val="ru-RU"/>
        </w:rPr>
      </w:pPr>
      <w:r>
        <w:rPr>
          <w:lang w:val="ru-RU"/>
        </w:rPr>
        <w:t>Можем увидеть, что</w:t>
      </w:r>
      <w:r w:rsidR="009F7553">
        <w:rPr>
          <w:lang w:val="ru-RU"/>
        </w:rPr>
        <w:t xml:space="preserve"> полученная в </w:t>
      </w:r>
      <w:r w:rsidR="009F7553">
        <w:t>RTL</w:t>
      </w:r>
      <w:r w:rsidR="009F7553" w:rsidRPr="009F7553">
        <w:rPr>
          <w:lang w:val="ru-RU"/>
        </w:rPr>
        <w:t xml:space="preserve"> </w:t>
      </w:r>
      <w:r w:rsidR="009F7553">
        <w:t>Viewer</w:t>
      </w:r>
      <w:r w:rsidR="009F7553" w:rsidRPr="009F7553">
        <w:rPr>
          <w:lang w:val="ru-RU"/>
        </w:rPr>
        <w:t xml:space="preserve"> </w:t>
      </w:r>
      <w:r w:rsidR="009F7553">
        <w:rPr>
          <w:lang w:val="ru-RU"/>
        </w:rPr>
        <w:t>схема совпадает с той, что была задана по условию</w:t>
      </w:r>
      <w:r w:rsidR="0047569F">
        <w:rPr>
          <w:lang w:val="ru-RU"/>
        </w:rPr>
        <w:t xml:space="preserve"> (в зелёном блоке отображается тот </w:t>
      </w:r>
      <w:r w:rsidR="009421AA">
        <w:rPr>
          <w:lang w:val="ru-RU"/>
        </w:rPr>
        <w:t>ф</w:t>
      </w:r>
      <w:r w:rsidR="0047569F">
        <w:rPr>
          <w:lang w:val="ru-RU"/>
        </w:rPr>
        <w:t xml:space="preserve">рагмент системы, </w:t>
      </w:r>
      <w:r w:rsidR="009421AA">
        <w:rPr>
          <w:lang w:val="ru-RU"/>
        </w:rPr>
        <w:t>который</w:t>
      </w:r>
      <w:r w:rsidR="0047569F">
        <w:rPr>
          <w:lang w:val="ru-RU"/>
        </w:rPr>
        <w:t xml:space="preserve"> был создан средствами </w:t>
      </w:r>
      <w:r w:rsidR="0047569F">
        <w:t>PD</w:t>
      </w:r>
      <w:r w:rsidR="0047569F">
        <w:rPr>
          <w:lang w:val="ru-RU"/>
        </w:rPr>
        <w:t>).</w:t>
      </w:r>
    </w:p>
    <w:p w14:paraId="23EAF420" w14:textId="77777777" w:rsidR="00C13753" w:rsidRPr="008528FD" w:rsidRDefault="00C13753">
      <w:pPr>
        <w:autoSpaceDE/>
        <w:autoSpaceDN/>
        <w:adjustRightInd/>
        <w:spacing w:after="160" w:line="259" w:lineRule="auto"/>
        <w:ind w:firstLine="0"/>
        <w:jc w:val="left"/>
        <w:rPr>
          <w:rFonts w:eastAsia="Times New Roman"/>
          <w:iCs/>
          <w:szCs w:val="16"/>
          <w:lang w:val="ru-RU"/>
        </w:rPr>
      </w:pPr>
      <w:r w:rsidRPr="008528FD">
        <w:rPr>
          <w:lang w:val="ru-RU"/>
        </w:rPr>
        <w:br w:type="page"/>
      </w:r>
    </w:p>
    <w:p w14:paraId="3795A14F" w14:textId="34A34BBD" w:rsidR="00C13753" w:rsidRDefault="00A96B93" w:rsidP="00EA3537">
      <w:pPr>
        <w:pStyle w:val="1"/>
        <w:rPr>
          <w:lang w:val="ru-RU"/>
        </w:rPr>
      </w:pPr>
      <w:bookmarkStart w:id="84" w:name="_Toc162361342"/>
      <w:r>
        <w:rPr>
          <w:lang w:val="ru-RU"/>
        </w:rPr>
        <w:lastRenderedPageBreak/>
        <w:t>Тестирование</w:t>
      </w:r>
      <w:r w:rsidR="00C13753">
        <w:rPr>
          <w:lang w:val="ru-RU"/>
        </w:rPr>
        <w:t xml:space="preserve"> проекта</w:t>
      </w:r>
      <w:bookmarkEnd w:id="84"/>
    </w:p>
    <w:p w14:paraId="2FFC0E47" w14:textId="077F7F51" w:rsidR="004C515C" w:rsidRPr="004C515C" w:rsidRDefault="004C515C" w:rsidP="0047773B">
      <w:pPr>
        <w:pStyle w:val="2"/>
        <w:numPr>
          <w:ilvl w:val="1"/>
          <w:numId w:val="11"/>
        </w:numPr>
      </w:pPr>
      <w:bookmarkStart w:id="85" w:name="_Toc162361343"/>
      <w:r>
        <w:rPr>
          <w:lang w:val="ru-RU"/>
        </w:rPr>
        <w:t xml:space="preserve">Тестирование средствами </w:t>
      </w:r>
      <w:r>
        <w:t>ModelSim</w:t>
      </w:r>
      <w:bookmarkEnd w:id="85"/>
    </w:p>
    <w:p w14:paraId="217705E6" w14:textId="7C49A2EB" w:rsidR="00C13753" w:rsidRPr="00C13753" w:rsidRDefault="00C13753" w:rsidP="006406F6">
      <w:pPr>
        <w:pStyle w:val="3"/>
        <w:rPr>
          <w:lang w:val="ru-RU"/>
        </w:rPr>
      </w:pPr>
      <w:bookmarkStart w:id="86" w:name="_Toc162361344"/>
      <w:r>
        <w:rPr>
          <w:lang w:val="ru-RU"/>
        </w:rPr>
        <w:t>Создание тестового файла</w:t>
      </w:r>
      <w:bookmarkEnd w:id="86"/>
    </w:p>
    <w:p w14:paraId="428795C9" w14:textId="3E3BB375" w:rsidR="001D7AB7" w:rsidRDefault="00863D1F" w:rsidP="001D7AB7">
      <w:pPr>
        <w:rPr>
          <w:lang w:val="ru-RU"/>
        </w:rPr>
      </w:pPr>
      <w:r>
        <w:rPr>
          <w:lang w:val="ru-RU"/>
        </w:rPr>
        <w:t>Добавим тест первого класса для созданного проекта</w:t>
      </w:r>
      <w:r w:rsidR="00D72554">
        <w:rPr>
          <w:lang w:val="ru-RU"/>
        </w:rPr>
        <w:t>:</w:t>
      </w:r>
    </w:p>
    <w:p w14:paraId="535ABE17" w14:textId="5306E3B5" w:rsidR="007E3697" w:rsidRDefault="00702741" w:rsidP="007E3697">
      <w:pPr>
        <w:keepNext/>
        <w:ind w:firstLine="0"/>
        <w:jc w:val="center"/>
      </w:pPr>
      <w:r w:rsidRPr="00702741">
        <w:rPr>
          <w:noProof/>
        </w:rPr>
        <w:drawing>
          <wp:inline distT="0" distB="0" distL="0" distR="0" wp14:anchorId="4A5A8114" wp14:editId="03053A48">
            <wp:extent cx="2675365" cy="3374021"/>
            <wp:effectExtent l="0" t="0" r="0" b="0"/>
            <wp:docPr id="7269345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345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80546" cy="338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49DF" w14:textId="2D23A6CD" w:rsidR="00D72554" w:rsidRPr="00C13753" w:rsidRDefault="007E3697" w:rsidP="001643DA">
      <w:pPr>
        <w:pStyle w:val="a4"/>
        <w:rPr>
          <w:ins w:id="87" w:author="Mat Nepo" w:date="2024-03-25T17:29:00Z" w16du:dateUtc="2024-03-25T14:29:00Z"/>
        </w:rPr>
      </w:pPr>
      <w:bookmarkStart w:id="88" w:name="_Toc162361304"/>
      <w:r w:rsidRPr="004F0A75">
        <w:rPr>
          <w:lang w:val="ru-RU"/>
        </w:rPr>
        <w:t>Рис</w:t>
      </w:r>
      <w:r w:rsidRPr="00B57C83">
        <w:rPr>
          <w:rPrChange w:id="89" w:author="Mat Nepo" w:date="2024-03-25T17:27:00Z" w16du:dateUtc="2024-03-25T14:27:00Z">
            <w:rPr>
              <w:lang w:val="ru-RU"/>
            </w:rPr>
          </w:rPrChange>
        </w:rPr>
        <w:t xml:space="preserve">. </w:t>
      </w:r>
      <w:r>
        <w:fldChar w:fldCharType="begin"/>
      </w:r>
      <w:r w:rsidRPr="00B57C83">
        <w:rPr>
          <w:rPrChange w:id="90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>
        <w:instrText>SEQ</w:instrText>
      </w:r>
      <w:r w:rsidRPr="00B57C83">
        <w:rPr>
          <w:rPrChange w:id="91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 w:rsidRPr="004F0A75">
        <w:rPr>
          <w:lang w:val="ru-RU"/>
        </w:rPr>
        <w:instrText>Рис</w:instrText>
      </w:r>
      <w:r w:rsidRPr="00B57C83">
        <w:rPr>
          <w:rPrChange w:id="92" w:author="Mat Nepo" w:date="2024-03-25T17:27:00Z" w16du:dateUtc="2024-03-25T14:27:00Z">
            <w:rPr>
              <w:lang w:val="ru-RU"/>
            </w:rPr>
          </w:rPrChange>
        </w:rPr>
        <w:instrText xml:space="preserve">. \* </w:instrText>
      </w:r>
      <w:r>
        <w:instrText>ARABIC</w:instrText>
      </w:r>
      <w:r w:rsidRPr="00B57C83">
        <w:rPr>
          <w:rPrChange w:id="93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>
        <w:fldChar w:fldCharType="separate"/>
      </w:r>
      <w:r w:rsidR="003A73C7">
        <w:rPr>
          <w:noProof/>
        </w:rPr>
        <w:t>32</w:t>
      </w:r>
      <w:r>
        <w:fldChar w:fldCharType="end"/>
      </w:r>
      <w:r w:rsidRPr="004F0A75">
        <w:t xml:space="preserve"> – </w:t>
      </w:r>
      <w:r w:rsidR="004751B8">
        <w:rPr>
          <w:lang w:val="ru-RU"/>
        </w:rPr>
        <w:t>Тестовый</w:t>
      </w:r>
      <w:r w:rsidR="004751B8" w:rsidRPr="004F0A75">
        <w:t xml:space="preserve"> </w:t>
      </w:r>
      <w:r w:rsidR="004751B8">
        <w:rPr>
          <w:lang w:val="ru-RU"/>
        </w:rPr>
        <w:t>файл</w:t>
      </w:r>
      <w:r w:rsidR="004751B8" w:rsidRPr="004F0A75">
        <w:t xml:space="preserve"> </w:t>
      </w:r>
      <w:r w:rsidR="004F0A75">
        <w:t>tb</w:t>
      </w:r>
      <w:r w:rsidR="004F0A75" w:rsidRPr="004F0A75">
        <w:t>_</w:t>
      </w:r>
      <w:r w:rsidR="004F0A75">
        <w:t>lab</w:t>
      </w:r>
      <w:r w:rsidR="004F0A75" w:rsidRPr="004F0A75">
        <w:t>_</w:t>
      </w:r>
      <w:r w:rsidR="004F0A75">
        <w:t>PD</w:t>
      </w:r>
      <w:r w:rsidR="004F0A75" w:rsidRPr="004F0A75">
        <w:t>2_</w:t>
      </w:r>
      <w:r w:rsidR="004F0A75">
        <w:t>top.sv</w:t>
      </w:r>
      <w:bookmarkEnd w:id="88"/>
    </w:p>
    <w:p w14:paraId="793B2E8C" w14:textId="7A3DB4C5" w:rsidR="004112E7" w:rsidRPr="007A077B" w:rsidRDefault="004112E7" w:rsidP="004112E7">
      <w:pPr>
        <w:rPr>
          <w:lang w:val="ru-RU"/>
        </w:rPr>
      </w:pPr>
      <w:r>
        <w:rPr>
          <w:lang w:val="ru-RU"/>
        </w:rPr>
        <w:t xml:space="preserve">Укажем созданный файл в качестве основного тестового файла, который будет выполняться при симуляции средствами </w:t>
      </w:r>
      <w:r>
        <w:t>ModelSim</w:t>
      </w:r>
      <w:r w:rsidRPr="004112E7">
        <w:rPr>
          <w:lang w:val="ru-RU"/>
        </w:rPr>
        <w:t>:</w:t>
      </w:r>
    </w:p>
    <w:p w14:paraId="6FC69D77" w14:textId="1B2D67A4" w:rsidR="00F50CBB" w:rsidRDefault="00C0653C" w:rsidP="00F50CBB">
      <w:pPr>
        <w:keepNext/>
        <w:ind w:firstLine="0"/>
        <w:jc w:val="center"/>
      </w:pPr>
      <w:r w:rsidRPr="00C0653C">
        <w:rPr>
          <w:noProof/>
        </w:rPr>
        <w:drawing>
          <wp:inline distT="0" distB="0" distL="0" distR="0" wp14:anchorId="37EDB5A7" wp14:editId="4F1957F6">
            <wp:extent cx="4427316" cy="3276353"/>
            <wp:effectExtent l="0" t="0" r="0" b="635"/>
            <wp:docPr id="1287488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887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61729" cy="33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54E3" w14:textId="5AB488D4" w:rsidR="008C5AC5" w:rsidRPr="00E501CB" w:rsidRDefault="00F50CBB" w:rsidP="001643DA">
      <w:pPr>
        <w:pStyle w:val="a4"/>
      </w:pPr>
      <w:bookmarkStart w:id="94" w:name="_Toc162361305"/>
      <w:r w:rsidRPr="00530354">
        <w:rPr>
          <w:lang w:val="ru-RU"/>
        </w:rPr>
        <w:t>Рис</w:t>
      </w:r>
      <w:r w:rsidRPr="00B57C83">
        <w:rPr>
          <w:rPrChange w:id="95" w:author="Mat Nepo" w:date="2024-03-25T17:27:00Z" w16du:dateUtc="2024-03-25T14:27:00Z">
            <w:rPr>
              <w:lang w:val="ru-RU"/>
            </w:rPr>
          </w:rPrChange>
        </w:rPr>
        <w:t xml:space="preserve">. </w:t>
      </w:r>
      <w:r>
        <w:fldChar w:fldCharType="begin"/>
      </w:r>
      <w:r w:rsidRPr="00B57C83">
        <w:rPr>
          <w:rPrChange w:id="96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>
        <w:instrText>SEQ</w:instrText>
      </w:r>
      <w:r w:rsidRPr="00B57C83">
        <w:rPr>
          <w:rPrChange w:id="97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 w:rsidRPr="00530354">
        <w:rPr>
          <w:lang w:val="ru-RU"/>
        </w:rPr>
        <w:instrText>Рис</w:instrText>
      </w:r>
      <w:r w:rsidRPr="00B57C83">
        <w:rPr>
          <w:rPrChange w:id="98" w:author="Mat Nepo" w:date="2024-03-25T17:27:00Z" w16du:dateUtc="2024-03-25T14:27:00Z">
            <w:rPr>
              <w:lang w:val="ru-RU"/>
            </w:rPr>
          </w:rPrChange>
        </w:rPr>
        <w:instrText xml:space="preserve">. \* </w:instrText>
      </w:r>
      <w:r>
        <w:instrText>ARABIC</w:instrText>
      </w:r>
      <w:r w:rsidRPr="00B57C83">
        <w:rPr>
          <w:rPrChange w:id="99" w:author="Mat Nepo" w:date="2024-03-25T17:27:00Z" w16du:dateUtc="2024-03-25T14:27:00Z">
            <w:rPr>
              <w:lang w:val="ru-RU"/>
            </w:rPr>
          </w:rPrChange>
        </w:rPr>
        <w:instrText xml:space="preserve"> </w:instrText>
      </w:r>
      <w:r>
        <w:fldChar w:fldCharType="separate"/>
      </w:r>
      <w:r w:rsidR="003A73C7">
        <w:rPr>
          <w:noProof/>
        </w:rPr>
        <w:t>33</w:t>
      </w:r>
      <w:r>
        <w:fldChar w:fldCharType="end"/>
      </w:r>
      <w:r w:rsidRPr="00530354">
        <w:t xml:space="preserve"> – </w:t>
      </w:r>
      <w:r w:rsidR="00530354">
        <w:rPr>
          <w:lang w:val="ru-RU"/>
        </w:rPr>
        <w:t>Тестовый</w:t>
      </w:r>
      <w:r w:rsidR="00530354" w:rsidRPr="00530354">
        <w:t xml:space="preserve"> </w:t>
      </w:r>
      <w:r w:rsidR="00530354">
        <w:rPr>
          <w:lang w:val="ru-RU"/>
        </w:rPr>
        <w:t>файл</w:t>
      </w:r>
      <w:r w:rsidR="00530354" w:rsidRPr="00530354">
        <w:t xml:space="preserve"> </w:t>
      </w:r>
      <w:r w:rsidR="00530354">
        <w:t>tb</w:t>
      </w:r>
      <w:r w:rsidR="00530354" w:rsidRPr="00530354">
        <w:t>_</w:t>
      </w:r>
      <w:r w:rsidR="00530354">
        <w:t>lab</w:t>
      </w:r>
      <w:r w:rsidR="00530354" w:rsidRPr="00530354">
        <w:t>_</w:t>
      </w:r>
      <w:r w:rsidR="00530354">
        <w:t>PD</w:t>
      </w:r>
      <w:r w:rsidR="00530354" w:rsidRPr="00530354">
        <w:t>2_</w:t>
      </w:r>
      <w:r w:rsidR="00530354">
        <w:t>top.sv</w:t>
      </w:r>
      <w:bookmarkEnd w:id="94"/>
    </w:p>
    <w:p w14:paraId="5F350B8B" w14:textId="77777777" w:rsidR="00C0653C" w:rsidRPr="00E501CB" w:rsidRDefault="00C0653C" w:rsidP="00C0653C"/>
    <w:p w14:paraId="214DA504" w14:textId="1EE1C62B" w:rsidR="00C13753" w:rsidRPr="001A41F1" w:rsidRDefault="00C13753" w:rsidP="006406F6">
      <w:pPr>
        <w:pStyle w:val="3"/>
        <w:rPr>
          <w:lang w:val="ru-RU"/>
        </w:rPr>
      </w:pPr>
      <w:bookmarkStart w:id="100" w:name="_Toc162361345"/>
      <w:r>
        <w:rPr>
          <w:lang w:val="ru-RU"/>
        </w:rPr>
        <w:lastRenderedPageBreak/>
        <w:t xml:space="preserve">Симуляция средствами </w:t>
      </w:r>
      <w:r>
        <w:t>ModelSim</w:t>
      </w:r>
      <w:bookmarkEnd w:id="100"/>
    </w:p>
    <w:p w14:paraId="64905293" w14:textId="4EADAAF5" w:rsidR="00C30B3C" w:rsidRPr="001A41F1" w:rsidRDefault="00C30B3C" w:rsidP="00C30B3C">
      <w:pPr>
        <w:rPr>
          <w:lang w:val="ru-RU"/>
        </w:rPr>
      </w:pPr>
      <w:r>
        <w:rPr>
          <w:lang w:val="ru-RU"/>
        </w:rPr>
        <w:t>Выполним</w:t>
      </w:r>
      <w:r w:rsidR="001A41F1" w:rsidRPr="001A41F1">
        <w:rPr>
          <w:lang w:val="ru-RU"/>
        </w:rPr>
        <w:t xml:space="preserve"> </w:t>
      </w:r>
      <w:r w:rsidR="001A41F1">
        <w:rPr>
          <w:lang w:val="ru-RU"/>
        </w:rPr>
        <w:t>компиляцию проекта</w:t>
      </w:r>
      <w:r>
        <w:rPr>
          <w:lang w:val="ru-RU"/>
        </w:rPr>
        <w:t xml:space="preserve"> средствами </w:t>
      </w:r>
      <w:r>
        <w:t>ModelSim</w:t>
      </w:r>
      <w:r w:rsidR="001A41F1">
        <w:rPr>
          <w:lang w:val="ru-RU"/>
        </w:rPr>
        <w:t xml:space="preserve">. Для этого запустим </w:t>
      </w:r>
      <w:proofErr w:type="spellStart"/>
      <w:r w:rsidR="001A41F1">
        <w:t>waveLab</w:t>
      </w:r>
      <w:proofErr w:type="spellEnd"/>
      <w:r w:rsidR="00341F8B" w:rsidRPr="00341F8B">
        <w:rPr>
          <w:lang w:val="ru-RU"/>
        </w:rPr>
        <w:t>2</w:t>
      </w:r>
      <w:r w:rsidR="001A41F1" w:rsidRPr="001A41F1">
        <w:rPr>
          <w:lang w:val="ru-RU"/>
        </w:rPr>
        <w:t>.</w:t>
      </w:r>
      <w:r w:rsidR="001A41F1">
        <w:t>do</w:t>
      </w:r>
      <w:r w:rsidR="001A41F1" w:rsidRPr="001A41F1">
        <w:rPr>
          <w:lang w:val="ru-RU"/>
        </w:rPr>
        <w:t xml:space="preserve"> </w:t>
      </w:r>
      <w:r w:rsidR="001A41F1">
        <w:rPr>
          <w:lang w:val="ru-RU"/>
        </w:rPr>
        <w:t>файл:</w:t>
      </w:r>
    </w:p>
    <w:p w14:paraId="2640E55A" w14:textId="105503C4" w:rsidR="00B07A1C" w:rsidRPr="0017120D" w:rsidRDefault="00764C66" w:rsidP="0017120D">
      <w:pPr>
        <w:pStyle w:val="a4"/>
      </w:pPr>
      <w:r>
        <w:rPr>
          <w:noProof/>
        </w:rPr>
        <w:drawing>
          <wp:inline distT="0" distB="0" distL="0" distR="0" wp14:anchorId="287E34FF" wp14:editId="51A23912">
            <wp:extent cx="5940425" cy="2129790"/>
            <wp:effectExtent l="0" t="0" r="3175" b="3810"/>
            <wp:docPr id="1808613218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13218" name="Рисунок 1" descr="Изображение выглядит как снимок экрана, текст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FF34" w14:textId="5FCEF115" w:rsidR="00C30B3C" w:rsidRPr="00F12E76" w:rsidRDefault="00B07A1C" w:rsidP="0017120D">
      <w:pPr>
        <w:pStyle w:val="a4"/>
        <w:rPr>
          <w:lang w:val="ru-RU"/>
        </w:rPr>
      </w:pPr>
      <w:bookmarkStart w:id="101" w:name="_Ref162284485"/>
      <w:bookmarkStart w:id="102" w:name="_Ref162317414"/>
      <w:bookmarkStart w:id="103" w:name="_Toc162361306"/>
      <w:r w:rsidRPr="003A73C7">
        <w:rPr>
          <w:lang w:val="ru-RU"/>
        </w:rPr>
        <w:t xml:space="preserve">Рис. </w:t>
      </w:r>
      <w:r w:rsidRPr="0017120D">
        <w:fldChar w:fldCharType="begin"/>
      </w:r>
      <w:r w:rsidRPr="003A73C7">
        <w:rPr>
          <w:lang w:val="ru-RU"/>
        </w:rPr>
        <w:instrText xml:space="preserve"> </w:instrText>
      </w:r>
      <w:r w:rsidRPr="0017120D">
        <w:instrText>SEQ</w:instrText>
      </w:r>
      <w:r w:rsidRPr="003A73C7">
        <w:rPr>
          <w:lang w:val="ru-RU"/>
        </w:rPr>
        <w:instrText xml:space="preserve"> Рис. \* </w:instrText>
      </w:r>
      <w:r w:rsidRPr="0017120D">
        <w:instrText>ARABIC</w:instrText>
      </w:r>
      <w:r w:rsidRPr="003A73C7">
        <w:rPr>
          <w:lang w:val="ru-RU"/>
        </w:rPr>
        <w:instrText xml:space="preserve"> </w:instrText>
      </w:r>
      <w:r w:rsidRPr="0017120D">
        <w:fldChar w:fldCharType="separate"/>
      </w:r>
      <w:r w:rsidR="003A73C7" w:rsidRPr="003A73C7">
        <w:rPr>
          <w:noProof/>
          <w:lang w:val="ru-RU"/>
        </w:rPr>
        <w:t>34</w:t>
      </w:r>
      <w:r w:rsidRPr="0017120D">
        <w:fldChar w:fldCharType="end"/>
      </w:r>
      <w:bookmarkEnd w:id="101"/>
      <w:r w:rsidRPr="00F12E76">
        <w:rPr>
          <w:lang w:val="ru-RU"/>
        </w:rPr>
        <w:t xml:space="preserve"> – </w:t>
      </w:r>
      <w:r w:rsidR="00212D21">
        <w:rPr>
          <w:lang w:val="ru-RU"/>
        </w:rPr>
        <w:t>Моделирование</w:t>
      </w:r>
      <w:r w:rsidRPr="00F12E76">
        <w:rPr>
          <w:lang w:val="ru-RU"/>
        </w:rPr>
        <w:t xml:space="preserve"> </w:t>
      </w:r>
      <w:r w:rsidR="00212D21">
        <w:rPr>
          <w:lang w:val="ru-RU"/>
        </w:rPr>
        <w:t>проекта средствами</w:t>
      </w:r>
      <w:r w:rsidRPr="00F12E76">
        <w:rPr>
          <w:lang w:val="ru-RU"/>
        </w:rPr>
        <w:t xml:space="preserve"> </w:t>
      </w:r>
      <w:r w:rsidRPr="0017120D">
        <w:t>ModelSim</w:t>
      </w:r>
      <w:bookmarkEnd w:id="102"/>
      <w:bookmarkEnd w:id="103"/>
    </w:p>
    <w:p w14:paraId="29EDFC2B" w14:textId="68F09712" w:rsidR="008C539F" w:rsidRPr="00F12E76" w:rsidRDefault="001A7A1B" w:rsidP="00281BFF">
      <w:pPr>
        <w:rPr>
          <w:b/>
          <w:bCs/>
          <w:lang w:val="ru-RU"/>
        </w:rPr>
      </w:pPr>
      <w:r>
        <w:rPr>
          <w:b/>
          <w:bCs/>
        </w:rPr>
        <w:t>m</w:t>
      </w:r>
      <w:r w:rsidR="00B66EED" w:rsidRPr="00F12E76">
        <w:rPr>
          <w:b/>
          <w:bCs/>
        </w:rPr>
        <w:t>aster</w:t>
      </w:r>
    </w:p>
    <w:p w14:paraId="68D36986" w14:textId="39230FDC" w:rsidR="00B66EED" w:rsidRPr="006C431F" w:rsidRDefault="00D16CA0" w:rsidP="00281BFF">
      <w:pPr>
        <w:rPr>
          <w:lang w:val="ru-RU"/>
        </w:rPr>
      </w:pPr>
      <w:r>
        <w:rPr>
          <w:lang w:val="ru-RU"/>
        </w:rPr>
        <w:t>Формирует записи по неким адресам</w:t>
      </w:r>
      <w:r w:rsidR="002B136A">
        <w:rPr>
          <w:lang w:val="ru-RU"/>
        </w:rPr>
        <w:t xml:space="preserve">. В начале это тот самый адрес </w:t>
      </w:r>
      <w:r w:rsidR="002B136A">
        <w:t>ff</w:t>
      </w:r>
      <w:r w:rsidR="002B136A">
        <w:rPr>
          <w:lang w:val="ru-RU"/>
        </w:rPr>
        <w:t xml:space="preserve">, который является заполнителем, пока не </w:t>
      </w:r>
      <w:r w:rsidR="002D66D2">
        <w:rPr>
          <w:lang w:val="ru-RU"/>
        </w:rPr>
        <w:t>поступит</w:t>
      </w:r>
      <w:r w:rsidR="002B136A">
        <w:rPr>
          <w:lang w:val="ru-RU"/>
        </w:rPr>
        <w:t xml:space="preserve"> обычный адрес</w:t>
      </w:r>
      <w:r w:rsidR="00125371">
        <w:rPr>
          <w:lang w:val="ru-RU"/>
        </w:rPr>
        <w:t xml:space="preserve">. Затем, он начинает формировать запись по 0-му адресу (проходит инициализация + задержка после </w:t>
      </w:r>
      <w:r w:rsidR="00F07206">
        <w:rPr>
          <w:lang w:val="ru-RU"/>
        </w:rPr>
        <w:t>начала мо</w:t>
      </w:r>
      <w:r w:rsidR="002A2659">
        <w:rPr>
          <w:lang w:val="ru-RU"/>
        </w:rPr>
        <w:t>д</w:t>
      </w:r>
      <w:r w:rsidR="00F07206">
        <w:rPr>
          <w:lang w:val="ru-RU"/>
        </w:rPr>
        <w:t>елирования</w:t>
      </w:r>
      <w:r w:rsidR="00125371">
        <w:rPr>
          <w:lang w:val="ru-RU"/>
        </w:rPr>
        <w:t>)</w:t>
      </w:r>
      <w:r w:rsidR="001D78A8">
        <w:rPr>
          <w:lang w:val="ru-RU"/>
        </w:rPr>
        <w:t xml:space="preserve"> По 0-му адресу записываются значения, указанные в </w:t>
      </w:r>
      <w:proofErr w:type="spellStart"/>
      <w:r w:rsidR="001D78A8">
        <w:t>writedata</w:t>
      </w:r>
      <w:proofErr w:type="spellEnd"/>
      <w:r w:rsidR="001D78A8" w:rsidRPr="006C431F">
        <w:rPr>
          <w:lang w:val="ru-RU"/>
        </w:rPr>
        <w:t xml:space="preserve"> (32’</w:t>
      </w:r>
      <w:r w:rsidR="001D78A8">
        <w:t>h</w:t>
      </w:r>
      <w:r w:rsidR="001D78A8" w:rsidRPr="006C431F">
        <w:rPr>
          <w:lang w:val="ru-RU"/>
        </w:rPr>
        <w:t>11223344)</w:t>
      </w:r>
      <w:r w:rsidR="006C431F">
        <w:rPr>
          <w:lang w:val="ru-RU"/>
        </w:rPr>
        <w:t>. 32 разряда выкинуто</w:t>
      </w:r>
    </w:p>
    <w:p w14:paraId="231FE5D6" w14:textId="7B59FB8A" w:rsidR="001A7A1B" w:rsidRPr="00B311DF" w:rsidRDefault="001A7A1B" w:rsidP="00281BFF">
      <w:pPr>
        <w:rPr>
          <w:b/>
          <w:bCs/>
          <w:lang w:val="ru-RU"/>
        </w:rPr>
      </w:pPr>
      <w:r w:rsidRPr="00B311DF">
        <w:rPr>
          <w:b/>
          <w:bCs/>
        </w:rPr>
        <w:t>my</w:t>
      </w:r>
      <w:r w:rsidRPr="00B311DF">
        <w:rPr>
          <w:b/>
          <w:bCs/>
          <w:lang w:val="ru-RU"/>
        </w:rPr>
        <w:t>_</w:t>
      </w:r>
      <w:r w:rsidRPr="00B311DF">
        <w:rPr>
          <w:b/>
          <w:bCs/>
        </w:rPr>
        <w:t>slave</w:t>
      </w:r>
      <w:r w:rsidR="004F1958" w:rsidRPr="00B311DF">
        <w:rPr>
          <w:b/>
          <w:bCs/>
          <w:lang w:val="ru-RU"/>
        </w:rPr>
        <w:t xml:space="preserve"> (8-битный)</w:t>
      </w:r>
    </w:p>
    <w:p w14:paraId="233E54D8" w14:textId="5CE72D42" w:rsidR="00646807" w:rsidRDefault="005E1663" w:rsidP="00646807">
      <w:pPr>
        <w:spacing w:after="240"/>
        <w:rPr>
          <w:lang w:val="ru-RU"/>
        </w:rPr>
      </w:pPr>
      <w:r>
        <w:rPr>
          <w:lang w:val="ru-RU"/>
        </w:rPr>
        <w:t xml:space="preserve">32 разряда было выкинуто, но, поскольку этот </w:t>
      </w:r>
      <w:r>
        <w:t>slave</w:t>
      </w:r>
      <w:r w:rsidRPr="005E1663">
        <w:rPr>
          <w:lang w:val="ru-RU"/>
        </w:rPr>
        <w:t xml:space="preserve"> </w:t>
      </w:r>
      <w:r>
        <w:rPr>
          <w:lang w:val="ru-RU"/>
        </w:rPr>
        <w:t>–</w:t>
      </w:r>
      <w:r w:rsidRPr="005E1663">
        <w:rPr>
          <w:lang w:val="ru-RU"/>
        </w:rPr>
        <w:t xml:space="preserve"> </w:t>
      </w:r>
      <w:r>
        <w:rPr>
          <w:lang w:val="ru-RU"/>
        </w:rPr>
        <w:t>8-битный</w:t>
      </w:r>
      <w:r w:rsidR="00EA51DA">
        <w:rPr>
          <w:lang w:val="ru-RU"/>
        </w:rPr>
        <w:t xml:space="preserve">, у него появляется сигнал </w:t>
      </w:r>
      <w:proofErr w:type="spellStart"/>
      <w:r w:rsidR="00EA51DA">
        <w:t>wr</w:t>
      </w:r>
      <w:proofErr w:type="spellEnd"/>
      <w:r w:rsidR="00EA51DA" w:rsidRPr="00EA51DA">
        <w:rPr>
          <w:lang w:val="ru-RU"/>
        </w:rPr>
        <w:t>1</w:t>
      </w:r>
      <w:r w:rsidR="00EA51DA">
        <w:t>D</w:t>
      </w:r>
      <w:r w:rsidR="005C5D50">
        <w:rPr>
          <w:lang w:val="ru-RU"/>
        </w:rPr>
        <w:t xml:space="preserve"> и начинают формироваться данные (сначала младшие 44, потом 33, потом 22, наконец - 11)</w:t>
      </w:r>
      <w:r w:rsidR="008F3136">
        <w:rPr>
          <w:lang w:val="ru-RU"/>
        </w:rPr>
        <w:t>.</w:t>
      </w:r>
      <w:r w:rsidR="00EB2017">
        <w:rPr>
          <w:lang w:val="ru-RU"/>
        </w:rPr>
        <w:t xml:space="preserve"> Во время этого у </w:t>
      </w:r>
      <w:r w:rsidR="00EB2017">
        <w:t>master</w:t>
      </w:r>
      <w:r w:rsidR="00EB2017" w:rsidRPr="00491900">
        <w:rPr>
          <w:lang w:val="ru-RU"/>
        </w:rPr>
        <w:t xml:space="preserve"> </w:t>
      </w:r>
      <w:r w:rsidR="00EB2017">
        <w:rPr>
          <w:lang w:val="ru-RU"/>
        </w:rPr>
        <w:t xml:space="preserve">возникает сигнал </w:t>
      </w:r>
      <w:proofErr w:type="spellStart"/>
      <w:r w:rsidR="00EB2017">
        <w:t>wr</w:t>
      </w:r>
      <w:proofErr w:type="spellEnd"/>
      <w:r w:rsidR="00EB2017" w:rsidRPr="00EA51DA">
        <w:rPr>
          <w:lang w:val="ru-RU"/>
        </w:rPr>
        <w:t>1</w:t>
      </w:r>
      <w:r w:rsidR="00EB2017">
        <w:t>D</w:t>
      </w:r>
      <w:r w:rsidR="00EB2017">
        <w:rPr>
          <w:lang w:val="ru-RU"/>
        </w:rPr>
        <w:t xml:space="preserve"> (</w:t>
      </w:r>
      <w:r w:rsidR="00EB2017">
        <w:t>wait</w:t>
      </w:r>
      <w:r w:rsidR="00EB2017" w:rsidRPr="00491900">
        <w:rPr>
          <w:lang w:val="ru-RU"/>
        </w:rPr>
        <w:t xml:space="preserve"> </w:t>
      </w:r>
      <w:r w:rsidR="00EB2017">
        <w:t>request</w:t>
      </w:r>
      <w:r w:rsidR="00EB2017">
        <w:rPr>
          <w:lang w:val="ru-RU"/>
        </w:rPr>
        <w:t>).</w:t>
      </w:r>
      <w:r w:rsidR="00491900">
        <w:rPr>
          <w:lang w:val="ru-RU"/>
        </w:rPr>
        <w:t xml:space="preserve"> Это означает, что в то время, пока байты 44, 33, 22, 11 последовательно передаются, </w:t>
      </w:r>
      <w:r w:rsidR="006874D9">
        <w:rPr>
          <w:lang w:val="ru-RU"/>
        </w:rPr>
        <w:t>мастер заторможен. Этот сигнал,</w:t>
      </w:r>
      <w:r w:rsidR="006874D9" w:rsidRPr="006A2B17">
        <w:rPr>
          <w:lang w:val="ru-RU"/>
        </w:rPr>
        <w:t xml:space="preserve"> </w:t>
      </w:r>
      <w:proofErr w:type="spellStart"/>
      <w:r w:rsidR="006874D9">
        <w:t>Wr</w:t>
      </w:r>
      <w:proofErr w:type="spellEnd"/>
      <w:r w:rsidR="006874D9">
        <w:rPr>
          <w:lang w:val="ru-RU"/>
        </w:rPr>
        <w:t>1</w:t>
      </w:r>
      <w:r w:rsidR="006874D9">
        <w:t>D</w:t>
      </w:r>
      <w:r w:rsidR="006874D9">
        <w:rPr>
          <w:lang w:val="ru-RU"/>
        </w:rPr>
        <w:t xml:space="preserve">, сформировала система </w:t>
      </w:r>
      <w:r w:rsidR="006A2B17">
        <w:rPr>
          <w:lang w:val="ru-RU"/>
        </w:rPr>
        <w:t xml:space="preserve">меж соединений (она увидела, что было подано 4 байта = 32 бита и надо притормозить </w:t>
      </w:r>
      <w:r w:rsidR="00806515">
        <w:t>master</w:t>
      </w:r>
      <w:r w:rsidR="00806515">
        <w:rPr>
          <w:lang w:val="ru-RU"/>
        </w:rPr>
        <w:t xml:space="preserve">, пока производится запись этих байтов в 8-битный </w:t>
      </w:r>
      <w:r w:rsidR="00806515">
        <w:t>my</w:t>
      </w:r>
      <w:r w:rsidR="00806515" w:rsidRPr="00806515">
        <w:rPr>
          <w:lang w:val="ru-RU"/>
        </w:rPr>
        <w:t>_</w:t>
      </w:r>
      <w:r w:rsidR="00806515">
        <w:t>slave</w:t>
      </w:r>
      <w:r w:rsidR="006A2B17">
        <w:rPr>
          <w:lang w:val="ru-RU"/>
        </w:rPr>
        <w:t>)</w:t>
      </w:r>
      <w:r w:rsidR="005427B1">
        <w:rPr>
          <w:lang w:val="ru-RU"/>
        </w:rPr>
        <w:t>.</w:t>
      </w:r>
    </w:p>
    <w:p w14:paraId="131A8D14" w14:textId="189C8CCE" w:rsidR="007A6DDA" w:rsidRPr="00B311DF" w:rsidRDefault="007A6DDA" w:rsidP="007A6DDA">
      <w:pPr>
        <w:rPr>
          <w:b/>
          <w:bCs/>
          <w:lang w:val="ru-RU"/>
        </w:rPr>
      </w:pPr>
      <w:r w:rsidRPr="00B311DF">
        <w:rPr>
          <w:b/>
          <w:bCs/>
        </w:rPr>
        <w:t>my</w:t>
      </w:r>
      <w:r w:rsidRPr="00B311DF">
        <w:rPr>
          <w:b/>
          <w:bCs/>
          <w:lang w:val="ru-RU"/>
        </w:rPr>
        <w:t>_</w:t>
      </w:r>
      <w:proofErr w:type="spellStart"/>
      <w:r w:rsidRPr="00B311DF">
        <w:rPr>
          <w:b/>
          <w:bCs/>
        </w:rPr>
        <w:t>slave</w:t>
      </w:r>
      <w:r>
        <w:rPr>
          <w:b/>
          <w:bCs/>
        </w:rPr>
        <w:t>WS</w:t>
      </w:r>
      <w:proofErr w:type="spellEnd"/>
      <w:r w:rsidRPr="00B311DF">
        <w:rPr>
          <w:b/>
          <w:bCs/>
          <w:lang w:val="ru-RU"/>
        </w:rPr>
        <w:t xml:space="preserve"> (</w:t>
      </w:r>
      <w:r w:rsidRPr="003A73C7">
        <w:rPr>
          <w:b/>
          <w:bCs/>
          <w:lang w:val="ru-RU"/>
        </w:rPr>
        <w:t>32</w:t>
      </w:r>
      <w:r w:rsidRPr="00B311DF">
        <w:rPr>
          <w:b/>
          <w:bCs/>
          <w:lang w:val="ru-RU"/>
        </w:rPr>
        <w:t>-битный)</w:t>
      </w:r>
    </w:p>
    <w:p w14:paraId="05320AD7" w14:textId="673ACC6C" w:rsidR="005427B1" w:rsidRDefault="005427B1" w:rsidP="00646807">
      <w:pPr>
        <w:spacing w:after="240"/>
        <w:rPr>
          <w:lang w:val="ru-RU"/>
        </w:rPr>
      </w:pPr>
      <w:r>
        <w:rPr>
          <w:lang w:val="ru-RU"/>
        </w:rPr>
        <w:t xml:space="preserve">Далее осуществляется «пустой» цикл (со значениями </w:t>
      </w:r>
      <w:r>
        <w:t>ff</w:t>
      </w:r>
      <w:r>
        <w:rPr>
          <w:lang w:val="ru-RU"/>
        </w:rPr>
        <w:t xml:space="preserve">). После этого </w:t>
      </w:r>
      <w:r>
        <w:t>master</w:t>
      </w:r>
      <w:r w:rsidRPr="005427B1">
        <w:rPr>
          <w:lang w:val="ru-RU"/>
        </w:rPr>
        <w:t xml:space="preserve"> </w:t>
      </w:r>
      <w:r>
        <w:rPr>
          <w:lang w:val="ru-RU"/>
        </w:rPr>
        <w:t>осуществляет запись по адресу = 4</w:t>
      </w:r>
      <w:r w:rsidR="008C6BEE">
        <w:rPr>
          <w:lang w:val="ru-RU"/>
        </w:rPr>
        <w:t xml:space="preserve"> (</w:t>
      </w:r>
      <w:r w:rsidR="00B83747">
        <w:rPr>
          <w:lang w:val="ru-RU"/>
        </w:rPr>
        <w:t xml:space="preserve">значение </w:t>
      </w:r>
      <w:proofErr w:type="spellStart"/>
      <w:r w:rsidR="008C6BEE">
        <w:t>writedata</w:t>
      </w:r>
      <w:proofErr w:type="spellEnd"/>
      <w:r w:rsidR="008C6BEE" w:rsidRPr="008C6BEE">
        <w:rPr>
          <w:lang w:val="ru-RU"/>
        </w:rPr>
        <w:t xml:space="preserve"> = </w:t>
      </w:r>
      <w:r w:rsidR="00071840">
        <w:rPr>
          <w:lang w:val="ru-RU"/>
        </w:rPr>
        <w:t>32</w:t>
      </w:r>
      <w:r w:rsidR="00071840" w:rsidRPr="00F141DA">
        <w:rPr>
          <w:lang w:val="ru-RU"/>
        </w:rPr>
        <w:t>’</w:t>
      </w:r>
      <w:r w:rsidR="00071840">
        <w:t>h</w:t>
      </w:r>
      <w:r w:rsidR="00071840" w:rsidRPr="00F141DA">
        <w:rPr>
          <w:lang w:val="ru-RU"/>
        </w:rPr>
        <w:t>0000</w:t>
      </w:r>
      <w:proofErr w:type="spellStart"/>
      <w:r w:rsidR="00071840">
        <w:t>eeee</w:t>
      </w:r>
      <w:proofErr w:type="spellEnd"/>
      <w:r w:rsidR="008C6BEE">
        <w:rPr>
          <w:lang w:val="ru-RU"/>
        </w:rPr>
        <w:t>)</w:t>
      </w:r>
      <w:r w:rsidR="00562BB4">
        <w:rPr>
          <w:lang w:val="ru-RU"/>
        </w:rPr>
        <w:t xml:space="preserve">. Здесь заметим, что </w:t>
      </w:r>
      <w:r w:rsidR="00D03DB1">
        <w:rPr>
          <w:lang w:val="ru-RU"/>
        </w:rPr>
        <w:t xml:space="preserve">8-битный </w:t>
      </w:r>
      <w:r w:rsidR="00D03DB1">
        <w:t>my</w:t>
      </w:r>
      <w:r w:rsidR="00D03DB1" w:rsidRPr="00111CF2">
        <w:rPr>
          <w:lang w:val="ru-RU"/>
        </w:rPr>
        <w:t>_</w:t>
      </w:r>
      <w:r w:rsidR="00D03DB1">
        <w:t>slave</w:t>
      </w:r>
      <w:r w:rsidR="00D03DB1" w:rsidRPr="00111CF2">
        <w:rPr>
          <w:lang w:val="ru-RU"/>
        </w:rPr>
        <w:t xml:space="preserve"> </w:t>
      </w:r>
      <w:r w:rsidR="00D03DB1">
        <w:rPr>
          <w:lang w:val="ru-RU"/>
        </w:rPr>
        <w:t xml:space="preserve">получает </w:t>
      </w:r>
      <w:r w:rsidR="00111CF2">
        <w:rPr>
          <w:lang w:val="ru-RU"/>
        </w:rPr>
        <w:t xml:space="preserve">данные в виде </w:t>
      </w:r>
      <w:r w:rsidR="00111CF2" w:rsidRPr="00873607">
        <w:rPr>
          <w:lang w:val="ru-RU"/>
        </w:rPr>
        <w:t>`</w:t>
      </w:r>
      <w:proofErr w:type="spellStart"/>
      <w:r w:rsidR="00111CF2">
        <w:t>ee</w:t>
      </w:r>
      <w:proofErr w:type="spellEnd"/>
      <w:r w:rsidR="00111CF2" w:rsidRPr="00873607">
        <w:rPr>
          <w:lang w:val="ru-RU"/>
        </w:rPr>
        <w:t>`</w:t>
      </w:r>
      <w:r w:rsidR="00111CF2">
        <w:rPr>
          <w:lang w:val="ru-RU"/>
        </w:rPr>
        <w:t xml:space="preserve">, но </w:t>
      </w:r>
      <w:r w:rsidR="00873607">
        <w:rPr>
          <w:lang w:val="ru-RU"/>
        </w:rPr>
        <w:t xml:space="preserve">у него нету никакого признака </w:t>
      </w:r>
      <w:r w:rsidR="00873607">
        <w:t>write</w:t>
      </w:r>
      <w:r w:rsidR="00873607">
        <w:rPr>
          <w:lang w:val="ru-RU"/>
        </w:rPr>
        <w:t>, в отличие от 2-го (32-битного)</w:t>
      </w:r>
      <w:r w:rsidR="00873607" w:rsidRPr="003F7399">
        <w:rPr>
          <w:lang w:val="ru-RU"/>
        </w:rPr>
        <w:t xml:space="preserve"> </w:t>
      </w:r>
      <w:r w:rsidR="00873607">
        <w:t>my</w:t>
      </w:r>
      <w:r w:rsidR="00873607" w:rsidRPr="003F7399">
        <w:rPr>
          <w:lang w:val="ru-RU"/>
        </w:rPr>
        <w:t>_</w:t>
      </w:r>
      <w:proofErr w:type="spellStart"/>
      <w:r w:rsidR="00873607">
        <w:t>slaveWS</w:t>
      </w:r>
      <w:proofErr w:type="spellEnd"/>
      <w:r w:rsidR="008264C7" w:rsidRPr="008264C7">
        <w:rPr>
          <w:lang w:val="ru-RU"/>
        </w:rPr>
        <w:t xml:space="preserve">. </w:t>
      </w:r>
      <w:r w:rsidR="008264C7">
        <w:rPr>
          <w:lang w:val="ru-RU"/>
        </w:rPr>
        <w:t xml:space="preserve">Соответственно, только </w:t>
      </w:r>
      <w:proofErr w:type="gramStart"/>
      <w:r w:rsidR="008264C7">
        <w:rPr>
          <w:lang w:val="ru-RU"/>
        </w:rPr>
        <w:t>2-ой</w:t>
      </w:r>
      <w:proofErr w:type="gramEnd"/>
      <w:r w:rsidR="008264C7">
        <w:rPr>
          <w:lang w:val="ru-RU"/>
        </w:rPr>
        <w:t xml:space="preserve"> </w:t>
      </w:r>
      <w:r w:rsidR="008264C7">
        <w:t>slave</w:t>
      </w:r>
      <w:r w:rsidR="008264C7" w:rsidRPr="008264C7">
        <w:rPr>
          <w:lang w:val="ru-RU"/>
        </w:rPr>
        <w:t xml:space="preserve"> </w:t>
      </w:r>
      <w:r w:rsidR="008264C7">
        <w:rPr>
          <w:lang w:val="ru-RU"/>
        </w:rPr>
        <w:t xml:space="preserve">получит значения, но </w:t>
      </w:r>
      <w:r w:rsidR="00B201FC">
        <w:rPr>
          <w:lang w:val="ru-RU"/>
        </w:rPr>
        <w:t xml:space="preserve">он </w:t>
      </w:r>
      <w:r w:rsidR="008264C7">
        <w:rPr>
          <w:lang w:val="ru-RU"/>
        </w:rPr>
        <w:t xml:space="preserve">зафиксирует эти значения только в тот момент, когда </w:t>
      </w:r>
      <w:r w:rsidR="008264C7">
        <w:t>master</w:t>
      </w:r>
      <w:r w:rsidR="008264C7">
        <w:rPr>
          <w:lang w:val="ru-RU"/>
        </w:rPr>
        <w:t xml:space="preserve"> перестанет подавать сигнал</w:t>
      </w:r>
      <w:r w:rsidR="008264C7" w:rsidRPr="008264C7">
        <w:rPr>
          <w:lang w:val="ru-RU"/>
        </w:rPr>
        <w:t xml:space="preserve"> </w:t>
      </w:r>
      <w:proofErr w:type="spellStart"/>
      <w:r w:rsidR="008264C7">
        <w:t>waitrequest</w:t>
      </w:r>
      <w:proofErr w:type="spellEnd"/>
      <w:r w:rsidR="008626B2">
        <w:rPr>
          <w:lang w:val="ru-RU"/>
        </w:rPr>
        <w:t xml:space="preserve">. В этот момент произойдёт фиксация этих значений и </w:t>
      </w:r>
      <w:r w:rsidR="008626B2">
        <w:t>master</w:t>
      </w:r>
      <w:r w:rsidR="008626B2" w:rsidRPr="008626B2">
        <w:rPr>
          <w:lang w:val="ru-RU"/>
        </w:rPr>
        <w:t xml:space="preserve"> </w:t>
      </w:r>
      <w:r w:rsidR="008626B2">
        <w:rPr>
          <w:lang w:val="ru-RU"/>
        </w:rPr>
        <w:t xml:space="preserve">перейдёт в состояние </w:t>
      </w:r>
      <w:r w:rsidR="008626B2">
        <w:t>ended</w:t>
      </w:r>
      <w:r w:rsidR="00E66E37">
        <w:rPr>
          <w:lang w:val="ru-RU"/>
        </w:rPr>
        <w:t>.</w:t>
      </w:r>
    </w:p>
    <w:p w14:paraId="2353174D" w14:textId="7939CED7" w:rsidR="008A7D7D" w:rsidRPr="0099118B" w:rsidRDefault="008A7D7D" w:rsidP="00646807">
      <w:pPr>
        <w:spacing w:after="240"/>
        <w:rPr>
          <w:lang w:val="ru-RU"/>
        </w:rPr>
      </w:pPr>
      <w:r>
        <w:rPr>
          <w:lang w:val="ru-RU"/>
        </w:rPr>
        <w:t>Таким образом, происходит</w:t>
      </w:r>
      <w:r w:rsidR="00E03667">
        <w:rPr>
          <w:lang w:val="ru-RU"/>
        </w:rPr>
        <w:t xml:space="preserve"> последовательная</w:t>
      </w:r>
      <w:r>
        <w:rPr>
          <w:lang w:val="ru-RU"/>
        </w:rPr>
        <w:t xml:space="preserve"> передача в режиме </w:t>
      </w:r>
      <w:r w:rsidR="005542DD">
        <w:t>little</w:t>
      </w:r>
      <w:r w:rsidR="005542DD" w:rsidRPr="005542DD">
        <w:rPr>
          <w:lang w:val="ru-RU"/>
        </w:rPr>
        <w:t xml:space="preserve"> </w:t>
      </w:r>
      <w:r w:rsidR="005542DD">
        <w:t>endian</w:t>
      </w:r>
      <w:r w:rsidR="005542DD" w:rsidRPr="005542DD">
        <w:rPr>
          <w:lang w:val="ru-RU"/>
        </w:rPr>
        <w:t xml:space="preserve"> </w:t>
      </w:r>
      <w:r w:rsidR="005542DD">
        <w:rPr>
          <w:lang w:val="ru-RU"/>
        </w:rPr>
        <w:t xml:space="preserve">32-битных данных с выставлением </w:t>
      </w:r>
      <w:proofErr w:type="spellStart"/>
      <w:r w:rsidR="005542DD">
        <w:t>waitrequest</w:t>
      </w:r>
      <w:proofErr w:type="spellEnd"/>
      <w:r w:rsidR="005542DD" w:rsidRPr="005542DD">
        <w:rPr>
          <w:lang w:val="ru-RU"/>
        </w:rPr>
        <w:t>’</w:t>
      </w:r>
      <w:r w:rsidR="005542DD">
        <w:rPr>
          <w:lang w:val="ru-RU"/>
        </w:rPr>
        <w:t>а</w:t>
      </w:r>
      <w:r w:rsidR="00910B71">
        <w:rPr>
          <w:lang w:val="ru-RU"/>
        </w:rPr>
        <w:t>. Проис</w:t>
      </w:r>
      <w:r w:rsidR="00B41FD8">
        <w:rPr>
          <w:lang w:val="ru-RU"/>
        </w:rPr>
        <w:t xml:space="preserve">ходит </w:t>
      </w:r>
      <w:r w:rsidR="00375B3B">
        <w:rPr>
          <w:lang w:val="ru-RU"/>
        </w:rPr>
        <w:t xml:space="preserve">выставление </w:t>
      </w:r>
      <w:proofErr w:type="spellStart"/>
      <w:r w:rsidR="00375B3B">
        <w:t>waitrequest</w:t>
      </w:r>
      <w:proofErr w:type="spellEnd"/>
      <w:r w:rsidR="00375B3B" w:rsidRPr="005542DD">
        <w:rPr>
          <w:lang w:val="ru-RU"/>
        </w:rPr>
        <w:t>’</w:t>
      </w:r>
      <w:r w:rsidR="00375B3B">
        <w:rPr>
          <w:lang w:val="ru-RU"/>
        </w:rPr>
        <w:t xml:space="preserve">а также и в режиме </w:t>
      </w:r>
      <w:r w:rsidR="00375B3B">
        <w:t>big</w:t>
      </w:r>
      <w:r w:rsidR="00375B3B" w:rsidRPr="005542DD">
        <w:rPr>
          <w:lang w:val="ru-RU"/>
        </w:rPr>
        <w:t xml:space="preserve"> </w:t>
      </w:r>
      <w:r w:rsidR="00375B3B">
        <w:t>endian</w:t>
      </w:r>
      <w:r w:rsidR="00452B13">
        <w:rPr>
          <w:lang w:val="ru-RU"/>
        </w:rPr>
        <w:t>, но уже по</w:t>
      </w:r>
      <w:r w:rsidR="005A2A9B">
        <w:rPr>
          <w:lang w:val="ru-RU"/>
        </w:rPr>
        <w:t xml:space="preserve"> инициативе</w:t>
      </w:r>
      <w:r w:rsidR="00452B13">
        <w:rPr>
          <w:lang w:val="ru-RU"/>
        </w:rPr>
        <w:t xml:space="preserve"> </w:t>
      </w:r>
      <w:r w:rsidR="007A29C6">
        <w:t>slave</w:t>
      </w:r>
      <w:r w:rsidR="00F56C18">
        <w:rPr>
          <w:lang w:val="ru-RU"/>
        </w:rPr>
        <w:t xml:space="preserve"> (32-битного)</w:t>
      </w:r>
      <w:r w:rsidR="008D53CD" w:rsidRPr="008D53CD">
        <w:rPr>
          <w:lang w:val="ru-RU"/>
        </w:rPr>
        <w:t>.</w:t>
      </w:r>
    </w:p>
    <w:p w14:paraId="57C0DD69" w14:textId="6BE9C9F4" w:rsidR="006406F6" w:rsidRPr="006406F6" w:rsidRDefault="006406F6" w:rsidP="0047773B">
      <w:pPr>
        <w:pStyle w:val="2"/>
        <w:numPr>
          <w:ilvl w:val="1"/>
          <w:numId w:val="11"/>
        </w:numPr>
        <w:rPr>
          <w:lang w:val="ru-RU"/>
        </w:rPr>
      </w:pPr>
      <w:bookmarkStart w:id="104" w:name="_Toc162361346"/>
      <w:r>
        <w:rPr>
          <w:lang w:val="ru-RU"/>
        </w:rPr>
        <w:lastRenderedPageBreak/>
        <w:t xml:space="preserve">Тестирование средствами </w:t>
      </w:r>
      <w:r>
        <w:t>Signal</w:t>
      </w:r>
      <w:r w:rsidRPr="006406F6">
        <w:rPr>
          <w:lang w:val="ru-RU"/>
        </w:rPr>
        <w:t xml:space="preserve"> </w:t>
      </w:r>
      <w:r>
        <w:t>Tap</w:t>
      </w:r>
      <w:r w:rsidRPr="006406F6">
        <w:rPr>
          <w:lang w:val="ru-RU"/>
        </w:rPr>
        <w:t xml:space="preserve"> </w:t>
      </w:r>
      <w:r>
        <w:t>II</w:t>
      </w:r>
      <w:bookmarkEnd w:id="104"/>
    </w:p>
    <w:p w14:paraId="75E5E8D8" w14:textId="07DD8195" w:rsidR="00571D40" w:rsidRDefault="00571D40" w:rsidP="006406F6">
      <w:pPr>
        <w:pStyle w:val="3"/>
        <w:rPr>
          <w:lang w:val="ru-RU"/>
        </w:rPr>
      </w:pPr>
      <w:bookmarkStart w:id="105" w:name="_Toc162361347"/>
      <w:r>
        <w:rPr>
          <w:lang w:val="ru-RU"/>
        </w:rPr>
        <w:t>Создание файла для отладки</w:t>
      </w:r>
      <w:bookmarkEnd w:id="105"/>
    </w:p>
    <w:p w14:paraId="3F1361E6" w14:textId="58D7317D" w:rsidR="00571D40" w:rsidRPr="008528FD" w:rsidRDefault="009C668E" w:rsidP="00E2024B">
      <w:pPr>
        <w:spacing w:after="240"/>
        <w:rPr>
          <w:lang w:val="ru-RU"/>
        </w:rPr>
      </w:pPr>
      <w:r>
        <w:rPr>
          <w:lang w:val="ru-RU"/>
        </w:rPr>
        <w:t xml:space="preserve">Создадим файл </w:t>
      </w:r>
      <w:proofErr w:type="spellStart"/>
      <w:r>
        <w:t>db</w:t>
      </w:r>
      <w:proofErr w:type="spellEnd"/>
      <w:r w:rsidRPr="008528FD">
        <w:rPr>
          <w:lang w:val="ru-RU"/>
        </w:rPr>
        <w:t>_</w:t>
      </w:r>
      <w:r>
        <w:t>lab</w:t>
      </w:r>
      <w:r w:rsidRPr="008528FD">
        <w:rPr>
          <w:lang w:val="ru-RU"/>
        </w:rPr>
        <w:t>_</w:t>
      </w:r>
      <w:r>
        <w:t>PD</w:t>
      </w:r>
      <w:r w:rsidR="00F77F19" w:rsidRPr="00BB6913">
        <w:rPr>
          <w:lang w:val="ru-RU"/>
        </w:rPr>
        <w:t>3</w:t>
      </w:r>
      <w:r w:rsidRPr="008528FD">
        <w:rPr>
          <w:lang w:val="ru-RU"/>
        </w:rPr>
        <w:t>_</w:t>
      </w:r>
      <w:r>
        <w:t>top</w:t>
      </w:r>
      <w:r w:rsidRPr="008528FD">
        <w:rPr>
          <w:lang w:val="ru-RU"/>
        </w:rPr>
        <w:t>.</w:t>
      </w:r>
      <w:proofErr w:type="spellStart"/>
      <w:r>
        <w:t>sv</w:t>
      </w:r>
      <w:proofErr w:type="spellEnd"/>
      <w:r w:rsidRPr="008528FD">
        <w:rPr>
          <w:lang w:val="ru-RU"/>
        </w:rPr>
        <w:t xml:space="preserve"> </w:t>
      </w:r>
      <w:r>
        <w:rPr>
          <w:lang w:val="ru-RU"/>
        </w:rPr>
        <w:t xml:space="preserve">для отладки модуля </w:t>
      </w:r>
      <w:r>
        <w:t>lab</w:t>
      </w:r>
      <w:r w:rsidRPr="009C668E">
        <w:rPr>
          <w:lang w:val="ru-RU"/>
        </w:rPr>
        <w:t>_</w:t>
      </w:r>
      <w:r>
        <w:t>PD</w:t>
      </w:r>
      <w:r w:rsidR="00674AAA" w:rsidRPr="00BB6913">
        <w:rPr>
          <w:lang w:val="ru-RU"/>
        </w:rPr>
        <w:t>3</w:t>
      </w:r>
      <w:r w:rsidRPr="009C668E">
        <w:rPr>
          <w:lang w:val="ru-RU"/>
        </w:rPr>
        <w:t>_</w:t>
      </w:r>
      <w:r>
        <w:t>top</w:t>
      </w:r>
      <w:r w:rsidR="008528FD" w:rsidRPr="008528FD">
        <w:rPr>
          <w:lang w:val="ru-RU"/>
        </w:rPr>
        <w:t>:</w:t>
      </w:r>
    </w:p>
    <w:p w14:paraId="107066A8" w14:textId="5E1F1377" w:rsidR="008528FD" w:rsidRPr="00BB6913" w:rsidRDefault="00BB6913" w:rsidP="001643DA">
      <w:pPr>
        <w:pStyle w:val="a4"/>
        <w:rPr>
          <w:lang w:val="ru-RU"/>
        </w:rPr>
      </w:pPr>
      <w:r w:rsidRPr="00BB6913">
        <w:rPr>
          <w:noProof/>
          <w:lang w:val="ru-RU"/>
        </w:rPr>
        <w:drawing>
          <wp:inline distT="0" distB="0" distL="0" distR="0" wp14:anchorId="693AA667" wp14:editId="6535114B">
            <wp:extent cx="4019448" cy="1910258"/>
            <wp:effectExtent l="0" t="0" r="635" b="0"/>
            <wp:docPr id="16667653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653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5459" cy="191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B883" w14:textId="1E498FEB" w:rsidR="009C668E" w:rsidRPr="00E501CB" w:rsidRDefault="008528FD" w:rsidP="001643DA">
      <w:pPr>
        <w:pStyle w:val="a4"/>
        <w:rPr>
          <w:lang w:val="ru-RU"/>
        </w:rPr>
      </w:pPr>
      <w:bookmarkStart w:id="106" w:name="_Toc162361307"/>
      <w:r w:rsidRPr="008528FD">
        <w:rPr>
          <w:lang w:val="ru-RU"/>
        </w:rPr>
        <w:t xml:space="preserve">Рис. </w:t>
      </w:r>
      <w:r>
        <w:fldChar w:fldCharType="begin"/>
      </w:r>
      <w:r w:rsidRPr="008528FD">
        <w:rPr>
          <w:lang w:val="ru-RU"/>
        </w:rPr>
        <w:instrText xml:space="preserve"> </w:instrText>
      </w:r>
      <w:r>
        <w:instrText>SEQ</w:instrText>
      </w:r>
      <w:r w:rsidRPr="008528FD">
        <w:rPr>
          <w:lang w:val="ru-RU"/>
        </w:rPr>
        <w:instrText xml:space="preserve"> Рис. \* </w:instrText>
      </w:r>
      <w:r>
        <w:instrText>ARABIC</w:instrText>
      </w:r>
      <w:r w:rsidRPr="008528FD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35</w:t>
      </w:r>
      <w:r>
        <w:fldChar w:fldCharType="end"/>
      </w:r>
      <w:r w:rsidRPr="008528FD">
        <w:rPr>
          <w:lang w:val="ru-RU"/>
        </w:rPr>
        <w:t xml:space="preserve"> – </w:t>
      </w:r>
      <w:r>
        <w:rPr>
          <w:lang w:val="ru-RU"/>
        </w:rPr>
        <w:t>Файл для отладки модуля верхнего уровня</w:t>
      </w:r>
      <w:bookmarkEnd w:id="106"/>
    </w:p>
    <w:p w14:paraId="07D66BA1" w14:textId="3DDFC767" w:rsidR="00697D1D" w:rsidRDefault="00697D1D" w:rsidP="00697D1D">
      <w:pPr>
        <w:rPr>
          <w:lang w:val="ru-RU"/>
        </w:rPr>
      </w:pPr>
      <w:r>
        <w:rPr>
          <w:lang w:val="ru-RU"/>
        </w:rPr>
        <w:t>Создадим</w:t>
      </w:r>
      <w:r w:rsidRPr="00A228EE">
        <w:rPr>
          <w:lang w:val="ru-RU"/>
        </w:rPr>
        <w:t xml:space="preserve"> </w:t>
      </w:r>
      <w:r>
        <w:rPr>
          <w:lang w:val="ru-RU"/>
        </w:rPr>
        <w:t>модуль</w:t>
      </w:r>
      <w:r w:rsidRPr="00A228EE">
        <w:rPr>
          <w:lang w:val="ru-RU"/>
        </w:rPr>
        <w:t xml:space="preserve"> </w:t>
      </w:r>
      <w:r>
        <w:t>ISSPE</w:t>
      </w:r>
      <w:r w:rsidR="00A228EE" w:rsidRPr="00A228EE">
        <w:rPr>
          <w:lang w:val="ru-RU"/>
        </w:rPr>
        <w:t xml:space="preserve">, </w:t>
      </w:r>
      <w:r w:rsidR="00A228EE">
        <w:rPr>
          <w:lang w:val="ru-RU"/>
        </w:rPr>
        <w:t>укажем</w:t>
      </w:r>
      <w:r w:rsidR="00A228EE" w:rsidRPr="00A228EE">
        <w:rPr>
          <w:lang w:val="ru-RU"/>
        </w:rPr>
        <w:t xml:space="preserve"> </w:t>
      </w:r>
      <w:r w:rsidR="00A228EE">
        <w:rPr>
          <w:lang w:val="ru-RU"/>
        </w:rPr>
        <w:t>файл</w:t>
      </w:r>
      <w:r w:rsidR="00A228EE" w:rsidRPr="00A228EE">
        <w:rPr>
          <w:lang w:val="ru-RU"/>
        </w:rPr>
        <w:t xml:space="preserve"> </w:t>
      </w:r>
      <w:proofErr w:type="spellStart"/>
      <w:r w:rsidR="00A228EE">
        <w:t>db</w:t>
      </w:r>
      <w:proofErr w:type="spellEnd"/>
      <w:r w:rsidR="00A228EE" w:rsidRPr="00A228EE">
        <w:rPr>
          <w:lang w:val="ru-RU"/>
        </w:rPr>
        <w:t>_</w:t>
      </w:r>
      <w:r w:rsidR="00A228EE">
        <w:t>lab</w:t>
      </w:r>
      <w:r w:rsidR="00A228EE" w:rsidRPr="00A228EE">
        <w:rPr>
          <w:lang w:val="ru-RU"/>
        </w:rPr>
        <w:t>_</w:t>
      </w:r>
      <w:r w:rsidR="00A228EE">
        <w:t>PD</w:t>
      </w:r>
      <w:r w:rsidR="00A228EE" w:rsidRPr="00A228EE">
        <w:rPr>
          <w:lang w:val="ru-RU"/>
        </w:rPr>
        <w:t>3_</w:t>
      </w:r>
      <w:r w:rsidR="00A228EE">
        <w:t>top</w:t>
      </w:r>
      <w:r w:rsidR="00A228EE" w:rsidRPr="00A228EE">
        <w:rPr>
          <w:lang w:val="ru-RU"/>
        </w:rPr>
        <w:t>.</w:t>
      </w:r>
      <w:proofErr w:type="spellStart"/>
      <w:r w:rsidR="00A228EE">
        <w:t>sv</w:t>
      </w:r>
      <w:proofErr w:type="spellEnd"/>
      <w:r w:rsidR="00A228EE" w:rsidRPr="00A228EE">
        <w:rPr>
          <w:lang w:val="ru-RU"/>
        </w:rPr>
        <w:t xml:space="preserve"> </w:t>
      </w:r>
      <w:r w:rsidR="00A228EE">
        <w:rPr>
          <w:lang w:val="ru-RU"/>
        </w:rPr>
        <w:t>файлом</w:t>
      </w:r>
      <w:r w:rsidR="00A228EE" w:rsidRPr="00A228EE">
        <w:rPr>
          <w:lang w:val="ru-RU"/>
        </w:rPr>
        <w:t xml:space="preserve"> </w:t>
      </w:r>
      <w:r w:rsidR="00A228EE">
        <w:rPr>
          <w:lang w:val="ru-RU"/>
        </w:rPr>
        <w:t>верхнего</w:t>
      </w:r>
      <w:r w:rsidR="00A228EE" w:rsidRPr="00A228EE">
        <w:rPr>
          <w:lang w:val="ru-RU"/>
        </w:rPr>
        <w:t xml:space="preserve"> </w:t>
      </w:r>
      <w:r w:rsidR="00A228EE">
        <w:rPr>
          <w:lang w:val="ru-RU"/>
        </w:rPr>
        <w:t>уровня</w:t>
      </w:r>
      <w:r w:rsidR="00A228EE" w:rsidRPr="00A228EE">
        <w:rPr>
          <w:lang w:val="ru-RU"/>
        </w:rPr>
        <w:t xml:space="preserve"> </w:t>
      </w:r>
      <w:r w:rsidR="00A228EE">
        <w:rPr>
          <w:lang w:val="ru-RU"/>
        </w:rPr>
        <w:t>и</w:t>
      </w:r>
      <w:r w:rsidR="00A228EE" w:rsidRPr="00A228EE">
        <w:rPr>
          <w:lang w:val="ru-RU"/>
        </w:rPr>
        <w:t xml:space="preserve"> </w:t>
      </w:r>
      <w:r w:rsidR="00A228EE">
        <w:rPr>
          <w:lang w:val="ru-RU"/>
        </w:rPr>
        <w:t xml:space="preserve">убедимся в том, что схема, получаемая </w:t>
      </w:r>
      <w:r w:rsidR="0018702F">
        <w:rPr>
          <w:lang w:val="ru-RU"/>
        </w:rPr>
        <w:t>в результате компиляции,</w:t>
      </w:r>
      <w:r w:rsidR="00A228EE">
        <w:rPr>
          <w:lang w:val="ru-RU"/>
        </w:rPr>
        <w:t xml:space="preserve"> будет верной</w:t>
      </w:r>
      <w:r w:rsidR="00E80700">
        <w:rPr>
          <w:lang w:val="ru-RU"/>
        </w:rPr>
        <w:t>:</w:t>
      </w:r>
    </w:p>
    <w:p w14:paraId="66B3F7BB" w14:textId="77777777" w:rsidR="00015967" w:rsidRDefault="00015967" w:rsidP="00015967">
      <w:pPr>
        <w:pStyle w:val="a4"/>
      </w:pPr>
      <w:r w:rsidRPr="00015967">
        <w:rPr>
          <w:noProof/>
        </w:rPr>
        <w:drawing>
          <wp:inline distT="0" distB="0" distL="0" distR="0" wp14:anchorId="4E94D4EA" wp14:editId="1DEECF05">
            <wp:extent cx="5940425" cy="993775"/>
            <wp:effectExtent l="0" t="0" r="3175" b="0"/>
            <wp:docPr id="2142500048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00048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7C8A" w14:textId="6D8A22A5" w:rsidR="00E80700" w:rsidRPr="006731AE" w:rsidRDefault="00015967" w:rsidP="00015967">
      <w:pPr>
        <w:pStyle w:val="a4"/>
        <w:rPr>
          <w:lang w:val="ru-RU"/>
        </w:rPr>
      </w:pPr>
      <w:bookmarkStart w:id="107" w:name="_Toc162361308"/>
      <w:r w:rsidRPr="006731AE">
        <w:rPr>
          <w:lang w:val="ru-RU"/>
        </w:rPr>
        <w:t xml:space="preserve">Рис. </w:t>
      </w:r>
      <w:r>
        <w:fldChar w:fldCharType="begin"/>
      </w:r>
      <w:r w:rsidRPr="006731AE">
        <w:rPr>
          <w:lang w:val="ru-RU"/>
        </w:rPr>
        <w:instrText xml:space="preserve"> </w:instrText>
      </w:r>
      <w:r>
        <w:instrText>SEQ</w:instrText>
      </w:r>
      <w:r w:rsidRPr="006731AE">
        <w:rPr>
          <w:lang w:val="ru-RU"/>
        </w:rPr>
        <w:instrText xml:space="preserve"> Рис. \* </w:instrText>
      </w:r>
      <w:r>
        <w:instrText>ARABIC</w:instrText>
      </w:r>
      <w:r w:rsidRPr="006731AE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36</w:t>
      </w:r>
      <w:r>
        <w:fldChar w:fldCharType="end"/>
      </w:r>
      <w:r w:rsidRPr="006731AE">
        <w:rPr>
          <w:lang w:val="ru-RU"/>
        </w:rPr>
        <w:t xml:space="preserve"> – </w:t>
      </w:r>
      <w:r w:rsidR="00E501CB">
        <w:rPr>
          <w:lang w:val="ru-RU"/>
        </w:rPr>
        <w:t xml:space="preserve">Схема проекта с добавлением </w:t>
      </w:r>
      <w:r w:rsidR="00E501CB">
        <w:t>SP</w:t>
      </w:r>
      <w:r w:rsidR="00E501CB" w:rsidRPr="006731AE">
        <w:rPr>
          <w:lang w:val="ru-RU"/>
        </w:rPr>
        <w:t>_</w:t>
      </w:r>
      <w:r w:rsidR="00E501CB">
        <w:t>unit</w:t>
      </w:r>
      <w:r w:rsidR="00E501CB" w:rsidRPr="006731AE">
        <w:rPr>
          <w:lang w:val="ru-RU"/>
        </w:rPr>
        <w:t xml:space="preserve"> </w:t>
      </w:r>
      <w:r w:rsidR="00E501CB">
        <w:rPr>
          <w:lang w:val="ru-RU"/>
        </w:rPr>
        <w:t xml:space="preserve">в </w:t>
      </w:r>
      <w:r w:rsidR="00E501CB">
        <w:t>RTL</w:t>
      </w:r>
      <w:r w:rsidR="00E501CB" w:rsidRPr="0011345D">
        <w:rPr>
          <w:lang w:val="ru-RU"/>
        </w:rPr>
        <w:t xml:space="preserve"> </w:t>
      </w:r>
      <w:r w:rsidR="00E501CB">
        <w:t>Viewer</w:t>
      </w:r>
      <w:bookmarkEnd w:id="107"/>
    </w:p>
    <w:p w14:paraId="69E0A0C6" w14:textId="5220D0EB" w:rsidR="006731AE" w:rsidRPr="006731AE" w:rsidRDefault="006731AE" w:rsidP="0055290F">
      <w:pPr>
        <w:spacing w:after="240"/>
        <w:rPr>
          <w:lang w:val="ru-RU"/>
        </w:rPr>
      </w:pPr>
      <w:r>
        <w:rPr>
          <w:lang w:val="ru-RU"/>
        </w:rPr>
        <w:t xml:space="preserve">Как видно из схемы </w:t>
      </w:r>
      <w:r>
        <w:t>SP</w:t>
      </w:r>
      <w:r w:rsidRPr="006731AE">
        <w:rPr>
          <w:lang w:val="ru-RU"/>
        </w:rPr>
        <w:t>_</w:t>
      </w:r>
      <w:r>
        <w:t>unit</w:t>
      </w:r>
      <w:r w:rsidRPr="006731AE">
        <w:rPr>
          <w:lang w:val="ru-RU"/>
        </w:rPr>
        <w:t xml:space="preserve"> </w:t>
      </w:r>
      <w:r>
        <w:rPr>
          <w:lang w:val="ru-RU"/>
        </w:rPr>
        <w:t>добавлен корректно</w:t>
      </w:r>
      <w:r w:rsidR="0055290F">
        <w:rPr>
          <w:lang w:val="ru-RU"/>
        </w:rPr>
        <w:t>.</w:t>
      </w:r>
    </w:p>
    <w:p w14:paraId="7BD77473" w14:textId="7C12BCE7" w:rsidR="00571D40" w:rsidRPr="00571D40" w:rsidRDefault="00571D40" w:rsidP="006406F6">
      <w:pPr>
        <w:pStyle w:val="3"/>
        <w:rPr>
          <w:lang w:val="ru-RU"/>
        </w:rPr>
      </w:pPr>
      <w:bookmarkStart w:id="108" w:name="_Toc162361348"/>
      <w:r w:rsidRPr="00571D40">
        <w:rPr>
          <w:lang w:val="ru-RU"/>
        </w:rPr>
        <w:t xml:space="preserve">Настройка </w:t>
      </w:r>
      <w:r>
        <w:t>Signal</w:t>
      </w:r>
      <w:r w:rsidRPr="00571D40">
        <w:rPr>
          <w:lang w:val="ru-RU"/>
        </w:rPr>
        <w:t xml:space="preserve"> </w:t>
      </w:r>
      <w:r>
        <w:t>Tap</w:t>
      </w:r>
      <w:r w:rsidRPr="00571D40">
        <w:rPr>
          <w:lang w:val="ru-RU"/>
        </w:rPr>
        <w:t xml:space="preserve"> </w:t>
      </w:r>
      <w:r>
        <w:t>II</w:t>
      </w:r>
      <w:bookmarkEnd w:id="108"/>
    </w:p>
    <w:p w14:paraId="67DF790A" w14:textId="31B9F1A2" w:rsidR="00427394" w:rsidRDefault="00427394" w:rsidP="00571D40">
      <w:pPr>
        <w:rPr>
          <w:lang w:val="ru-RU"/>
        </w:rPr>
      </w:pPr>
      <w:r>
        <w:rPr>
          <w:lang w:val="ru-RU"/>
        </w:rPr>
        <w:t>Выберем сигналы для логического анализатора:</w:t>
      </w:r>
    </w:p>
    <w:p w14:paraId="1CC12FB9" w14:textId="77777777" w:rsidR="00CC5239" w:rsidRDefault="00CC5239" w:rsidP="00CC5239">
      <w:pPr>
        <w:pStyle w:val="a4"/>
      </w:pPr>
      <w:r w:rsidRPr="00CC5239">
        <w:rPr>
          <w:noProof/>
          <w:lang w:val="ru-RU"/>
        </w:rPr>
        <w:drawing>
          <wp:inline distT="0" distB="0" distL="0" distR="0" wp14:anchorId="2ACDD66E" wp14:editId="0F3A7DE9">
            <wp:extent cx="4914542" cy="2635623"/>
            <wp:effectExtent l="0" t="0" r="635" b="0"/>
            <wp:docPr id="189670401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401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2040" cy="265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099B" w14:textId="0852A11C" w:rsidR="00427394" w:rsidRDefault="00CC5239" w:rsidP="00A14FDE">
      <w:pPr>
        <w:pStyle w:val="a4"/>
        <w:rPr>
          <w:lang w:val="ru-RU"/>
        </w:rPr>
      </w:pPr>
      <w:bookmarkStart w:id="109" w:name="_Toc162361309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37</w:t>
      </w:r>
      <w:r>
        <w:fldChar w:fldCharType="end"/>
      </w:r>
      <w:r>
        <w:rPr>
          <w:lang w:val="ru-RU"/>
        </w:rPr>
        <w:t xml:space="preserve"> – </w:t>
      </w:r>
      <w:r w:rsidR="00EF05EB">
        <w:rPr>
          <w:lang w:val="ru-RU"/>
        </w:rPr>
        <w:t>Сигналы логического анализатора</w:t>
      </w:r>
      <w:bookmarkEnd w:id="109"/>
    </w:p>
    <w:p w14:paraId="40F781FA" w14:textId="77777777" w:rsidR="007C1C48" w:rsidRPr="007C1C48" w:rsidRDefault="007C1C48" w:rsidP="007C1C48">
      <w:pPr>
        <w:rPr>
          <w:lang w:val="ru-RU"/>
        </w:rPr>
      </w:pPr>
    </w:p>
    <w:p w14:paraId="7015D857" w14:textId="7F39B407" w:rsidR="00A80245" w:rsidRDefault="007C1C48" w:rsidP="00A80245">
      <w:pPr>
        <w:rPr>
          <w:lang w:val="ru-RU"/>
        </w:rPr>
      </w:pPr>
      <w:r>
        <w:rPr>
          <w:lang w:val="ru-RU"/>
        </w:rPr>
        <w:lastRenderedPageBreak/>
        <w:t>Добавим к сигналам конечный автомат:</w:t>
      </w:r>
    </w:p>
    <w:p w14:paraId="333D2473" w14:textId="77777777" w:rsidR="003C2E2D" w:rsidRDefault="003C2E2D" w:rsidP="003C2E2D">
      <w:pPr>
        <w:pStyle w:val="a4"/>
      </w:pPr>
      <w:r w:rsidRPr="003C2E2D">
        <w:rPr>
          <w:noProof/>
          <w:lang w:val="ru-RU"/>
        </w:rPr>
        <w:drawing>
          <wp:inline distT="0" distB="0" distL="0" distR="0" wp14:anchorId="16D8B18B" wp14:editId="74EBF658">
            <wp:extent cx="5940425" cy="1708785"/>
            <wp:effectExtent l="0" t="0" r="3175" b="5715"/>
            <wp:docPr id="443362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620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3F45" w14:textId="2D1FCE5B" w:rsidR="007C1C48" w:rsidRPr="003C2E2D" w:rsidRDefault="003C2E2D" w:rsidP="003C2E2D">
      <w:pPr>
        <w:pStyle w:val="a4"/>
        <w:rPr>
          <w:lang w:val="ru-RU"/>
        </w:rPr>
      </w:pPr>
      <w:bookmarkStart w:id="110" w:name="_Toc162361310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38</w:t>
      </w:r>
      <w:r>
        <w:fldChar w:fldCharType="end"/>
      </w:r>
      <w:r>
        <w:rPr>
          <w:lang w:val="ru-RU"/>
        </w:rPr>
        <w:t xml:space="preserve"> – Конечный автомат</w:t>
      </w:r>
      <w:bookmarkEnd w:id="110"/>
    </w:p>
    <w:p w14:paraId="139B52DF" w14:textId="58BE3A99" w:rsidR="00571D40" w:rsidRPr="00571D40" w:rsidRDefault="002F62E0" w:rsidP="00A14FDE">
      <w:pPr>
        <w:rPr>
          <w:lang w:val="ru-RU"/>
        </w:rPr>
      </w:pPr>
      <w:r>
        <w:rPr>
          <w:lang w:val="ru-RU"/>
        </w:rPr>
        <w:t>Н</w:t>
      </w:r>
      <w:r w:rsidR="00AD35C7">
        <w:rPr>
          <w:lang w:val="ru-RU"/>
        </w:rPr>
        <w:t>а</w:t>
      </w:r>
      <w:r w:rsidR="00753D29">
        <w:rPr>
          <w:lang w:val="ru-RU"/>
        </w:rPr>
        <w:t>строим</w:t>
      </w:r>
      <w:r w:rsidR="00B31D88">
        <w:rPr>
          <w:lang w:val="ru-RU"/>
        </w:rPr>
        <w:t xml:space="preserve"> окно</w:t>
      </w:r>
      <w:r w:rsidR="00571D40" w:rsidRPr="00571D40">
        <w:rPr>
          <w:lang w:val="ru-RU"/>
        </w:rPr>
        <w:t xml:space="preserve"> </w:t>
      </w:r>
      <w:r w:rsidR="00571D40">
        <w:t>Signal</w:t>
      </w:r>
      <w:r w:rsidR="00571D40" w:rsidRPr="00571D40">
        <w:rPr>
          <w:lang w:val="ru-RU"/>
        </w:rPr>
        <w:t xml:space="preserve"> </w:t>
      </w:r>
      <w:r w:rsidR="00571D40">
        <w:t>Tap</w:t>
      </w:r>
      <w:r w:rsidR="00571D40" w:rsidRPr="00571D40">
        <w:rPr>
          <w:lang w:val="ru-RU"/>
        </w:rPr>
        <w:t xml:space="preserve"> </w:t>
      </w:r>
      <w:r w:rsidR="00571D40">
        <w:t>II</w:t>
      </w:r>
      <w:r w:rsidR="00E67897">
        <w:rPr>
          <w:lang w:val="ru-RU"/>
        </w:rPr>
        <w:t xml:space="preserve"> так</w:t>
      </w:r>
      <w:r w:rsidR="00571D40" w:rsidRPr="00571D40">
        <w:rPr>
          <w:lang w:val="ru-RU"/>
        </w:rPr>
        <w:t>,</w:t>
      </w:r>
      <w:r w:rsidR="00E67897">
        <w:rPr>
          <w:lang w:val="ru-RU"/>
        </w:rPr>
        <w:t xml:space="preserve"> как показано на рисунке ниже</w:t>
      </w:r>
      <w:r w:rsidR="00571D40" w:rsidRPr="00571D40">
        <w:rPr>
          <w:lang w:val="ru-RU"/>
        </w:rPr>
        <w:t>:</w:t>
      </w:r>
    </w:p>
    <w:p w14:paraId="48C6E87D" w14:textId="485FEFE8" w:rsidR="00571D40" w:rsidRPr="000D049C" w:rsidRDefault="000D049C" w:rsidP="00571D40">
      <w:pPr>
        <w:keepNext/>
        <w:ind w:firstLine="0"/>
        <w:jc w:val="center"/>
        <w:rPr>
          <w:lang w:val="ru-RU"/>
        </w:rPr>
      </w:pPr>
      <w:r w:rsidRPr="000D049C">
        <w:rPr>
          <w:noProof/>
          <w:lang w:val="ru-RU"/>
        </w:rPr>
        <w:drawing>
          <wp:inline distT="0" distB="0" distL="0" distR="0" wp14:anchorId="23837432" wp14:editId="2C49A036">
            <wp:extent cx="5940425" cy="1477010"/>
            <wp:effectExtent l="0" t="0" r="3175" b="8890"/>
            <wp:docPr id="838763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632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D516" w14:textId="5D5475F2" w:rsidR="00571D40" w:rsidRPr="00A00699" w:rsidRDefault="00571D40" w:rsidP="001643DA">
      <w:pPr>
        <w:pStyle w:val="a4"/>
        <w:rPr>
          <w:lang w:val="ru-RU"/>
        </w:rPr>
      </w:pPr>
      <w:bookmarkStart w:id="111" w:name="_Toc162361311"/>
      <w:r w:rsidRPr="00571D40">
        <w:rPr>
          <w:lang w:val="ru-RU"/>
        </w:rPr>
        <w:t xml:space="preserve">Рис. </w:t>
      </w:r>
      <w:r>
        <w:fldChar w:fldCharType="begin"/>
      </w:r>
      <w:r w:rsidRPr="00571D40">
        <w:rPr>
          <w:lang w:val="ru-RU"/>
        </w:rPr>
        <w:instrText xml:space="preserve"> </w:instrText>
      </w:r>
      <w:r>
        <w:instrText>SEQ</w:instrText>
      </w:r>
      <w:r w:rsidRPr="00571D40">
        <w:rPr>
          <w:lang w:val="ru-RU"/>
        </w:rPr>
        <w:instrText xml:space="preserve"> Рис. \* </w:instrText>
      </w:r>
      <w:r>
        <w:instrText>ARABIC</w:instrText>
      </w:r>
      <w:r w:rsidRPr="00571D40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39</w:t>
      </w:r>
      <w:r>
        <w:fldChar w:fldCharType="end"/>
      </w:r>
      <w:r w:rsidRPr="00571D40">
        <w:rPr>
          <w:lang w:val="ru-RU"/>
        </w:rPr>
        <w:t xml:space="preserve"> – Настройка окна </w:t>
      </w:r>
      <w:r>
        <w:t>Signal</w:t>
      </w:r>
      <w:r w:rsidRPr="00571D40">
        <w:rPr>
          <w:lang w:val="ru-RU"/>
        </w:rPr>
        <w:t xml:space="preserve"> </w:t>
      </w:r>
      <w:r>
        <w:t>Tap</w:t>
      </w:r>
      <w:r w:rsidRPr="00571D40">
        <w:rPr>
          <w:lang w:val="ru-RU"/>
        </w:rPr>
        <w:t xml:space="preserve"> </w:t>
      </w:r>
      <w:r>
        <w:t>II</w:t>
      </w:r>
      <w:bookmarkEnd w:id="111"/>
    </w:p>
    <w:p w14:paraId="1232FCBB" w14:textId="77777777" w:rsidR="00571D40" w:rsidRPr="00571D40" w:rsidRDefault="00571D40" w:rsidP="006406F6">
      <w:pPr>
        <w:pStyle w:val="3"/>
        <w:rPr>
          <w:lang w:val="ru-RU"/>
        </w:rPr>
      </w:pPr>
      <w:bookmarkStart w:id="112" w:name="_Toc162361349"/>
      <w:r w:rsidRPr="00571D40">
        <w:rPr>
          <w:lang w:val="ru-RU"/>
        </w:rPr>
        <w:t xml:space="preserve">Тестирование на плате средствами </w:t>
      </w:r>
      <w:r>
        <w:t>Signal</w:t>
      </w:r>
      <w:r w:rsidRPr="00571D40">
        <w:rPr>
          <w:lang w:val="ru-RU"/>
        </w:rPr>
        <w:t xml:space="preserve"> </w:t>
      </w:r>
      <w:r>
        <w:t>Tap</w:t>
      </w:r>
      <w:r w:rsidRPr="00571D40">
        <w:rPr>
          <w:lang w:val="ru-RU"/>
        </w:rPr>
        <w:t xml:space="preserve"> </w:t>
      </w:r>
      <w:r>
        <w:t>II</w:t>
      </w:r>
      <w:bookmarkEnd w:id="112"/>
    </w:p>
    <w:p w14:paraId="49164C74" w14:textId="77777777" w:rsidR="00571D40" w:rsidRPr="00571D40" w:rsidRDefault="00571D40" w:rsidP="00571D40">
      <w:pPr>
        <w:rPr>
          <w:lang w:val="ru-RU"/>
        </w:rPr>
      </w:pPr>
      <w:r w:rsidRPr="00571D40">
        <w:rPr>
          <w:lang w:val="ru-RU"/>
        </w:rPr>
        <w:t>Выполним полную компиляцию. В отчете о компиляции видно, что устройство удовлетворяет временным параметрам.</w:t>
      </w:r>
    </w:p>
    <w:p w14:paraId="777FD2A8" w14:textId="7E64688D" w:rsidR="00571D40" w:rsidRDefault="00C9368B" w:rsidP="001643DA">
      <w:pPr>
        <w:pStyle w:val="a4"/>
      </w:pPr>
      <w:r w:rsidRPr="00C9368B">
        <w:rPr>
          <w:noProof/>
        </w:rPr>
        <w:drawing>
          <wp:inline distT="0" distB="0" distL="0" distR="0" wp14:anchorId="6D0BE527" wp14:editId="43818B3D">
            <wp:extent cx="3594295" cy="828494"/>
            <wp:effectExtent l="0" t="0" r="6350" b="0"/>
            <wp:docPr id="206784181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4181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0273" cy="83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7309" w14:textId="6EC3B9C6" w:rsidR="00571D40" w:rsidRPr="00571D40" w:rsidRDefault="00571D40" w:rsidP="001643DA">
      <w:pPr>
        <w:pStyle w:val="a4"/>
        <w:rPr>
          <w:lang w:val="ru-RU"/>
        </w:rPr>
      </w:pPr>
      <w:bookmarkStart w:id="113" w:name="_Toc162361312"/>
      <w:r w:rsidRPr="00571D40">
        <w:rPr>
          <w:lang w:val="ru-RU"/>
        </w:rPr>
        <w:t xml:space="preserve">Рис. </w:t>
      </w:r>
      <w:r>
        <w:fldChar w:fldCharType="begin"/>
      </w:r>
      <w:r w:rsidRPr="00571D40">
        <w:rPr>
          <w:lang w:val="ru-RU"/>
        </w:rPr>
        <w:instrText xml:space="preserve"> </w:instrText>
      </w:r>
      <w:r>
        <w:instrText>SEQ</w:instrText>
      </w:r>
      <w:r w:rsidRPr="00571D40">
        <w:rPr>
          <w:lang w:val="ru-RU"/>
        </w:rPr>
        <w:instrText xml:space="preserve"> Рис. \* </w:instrText>
      </w:r>
      <w:r>
        <w:instrText>ARABIC</w:instrText>
      </w:r>
      <w:r w:rsidRPr="00571D40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40</w:t>
      </w:r>
      <w:r>
        <w:fldChar w:fldCharType="end"/>
      </w:r>
      <w:r w:rsidRPr="00571D40">
        <w:rPr>
          <w:lang w:val="ru-RU"/>
        </w:rPr>
        <w:t xml:space="preserve"> – </w:t>
      </w:r>
      <w:r w:rsidRPr="00571D40">
        <w:rPr>
          <w:noProof/>
          <w:lang w:val="ru-RU"/>
        </w:rPr>
        <w:t>Временные характеристики устройства</w:t>
      </w:r>
      <w:bookmarkEnd w:id="113"/>
    </w:p>
    <w:p w14:paraId="016711CA" w14:textId="7F3E2A33" w:rsidR="00571D40" w:rsidRPr="006229F3" w:rsidRDefault="00571D40" w:rsidP="00571D40">
      <w:pPr>
        <w:rPr>
          <w:lang w:val="ru-RU"/>
        </w:rPr>
      </w:pPr>
      <w:r w:rsidRPr="00571D40">
        <w:rPr>
          <w:lang w:val="ru-RU"/>
        </w:rPr>
        <w:t xml:space="preserve">Теперь запустим и выполним проверку корректности работы программы на плате. </w:t>
      </w:r>
      <w:r w:rsidRPr="006229F3">
        <w:rPr>
          <w:lang w:val="ru-RU"/>
        </w:rPr>
        <w:t>Выполним загрузку разработанного модуля на плату и запустим тестирование:</w:t>
      </w:r>
    </w:p>
    <w:p w14:paraId="6A222D0D" w14:textId="7C682B28" w:rsidR="00571D40" w:rsidRPr="00E16CF5" w:rsidRDefault="00843B93" w:rsidP="001643DA">
      <w:pPr>
        <w:pStyle w:val="a4"/>
      </w:pPr>
      <w:r w:rsidRPr="00843B93">
        <w:rPr>
          <w:noProof/>
        </w:rPr>
        <w:drawing>
          <wp:inline distT="0" distB="0" distL="0" distR="0" wp14:anchorId="434CA959" wp14:editId="24D87F86">
            <wp:extent cx="5940425" cy="877570"/>
            <wp:effectExtent l="0" t="0" r="3175" b="0"/>
            <wp:docPr id="48889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96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588E" w14:textId="50776A7E" w:rsidR="00571D40" w:rsidRDefault="00571D40" w:rsidP="001643DA">
      <w:pPr>
        <w:pStyle w:val="a4"/>
        <w:rPr>
          <w:lang w:val="ru-RU"/>
        </w:rPr>
      </w:pPr>
      <w:bookmarkStart w:id="114" w:name="_Toc162361313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41</w:t>
      </w:r>
      <w:r>
        <w:fldChar w:fldCharType="end"/>
      </w:r>
      <w:r w:rsidRPr="0052102C">
        <w:rPr>
          <w:lang w:val="ru-RU"/>
        </w:rPr>
        <w:t xml:space="preserve"> – Результат </w:t>
      </w:r>
      <w:proofErr w:type="spellStart"/>
      <w:r>
        <w:t>SignalTap</w:t>
      </w:r>
      <w:proofErr w:type="spellEnd"/>
      <w:r w:rsidRPr="0052102C">
        <w:rPr>
          <w:lang w:val="ru-RU"/>
        </w:rPr>
        <w:t xml:space="preserve"> </w:t>
      </w:r>
      <w:r>
        <w:t>II</w:t>
      </w:r>
      <w:bookmarkEnd w:id="114"/>
    </w:p>
    <w:p w14:paraId="23FD062B" w14:textId="611C052E" w:rsidR="00A50A33" w:rsidRDefault="0052102C" w:rsidP="00280658">
      <w:pPr>
        <w:rPr>
          <w:lang w:val="ru-RU"/>
        </w:rPr>
      </w:pPr>
      <w:r>
        <w:rPr>
          <w:lang w:val="ru-RU"/>
        </w:rPr>
        <w:t xml:space="preserve">Полученная временная диаграмма совпадает с той, что была получена в ходе тестирования проекта средствами </w:t>
      </w:r>
      <w:r>
        <w:t>ModelSim</w:t>
      </w:r>
      <w:r w:rsidRPr="0052102C">
        <w:rPr>
          <w:lang w:val="ru-RU"/>
        </w:rPr>
        <w:t xml:space="preserve"> </w:t>
      </w:r>
      <w:r>
        <w:rPr>
          <w:lang w:val="ru-RU"/>
        </w:rPr>
        <w:t>(</w:t>
      </w:r>
      <w:r w:rsidR="00F334D9">
        <w:rPr>
          <w:lang w:val="ru-RU"/>
        </w:rPr>
        <w:fldChar w:fldCharType="begin"/>
      </w:r>
      <w:r w:rsidR="00F334D9">
        <w:rPr>
          <w:lang w:val="ru-RU"/>
        </w:rPr>
        <w:instrText xml:space="preserve"> REF _Ref162317414 \h </w:instrText>
      </w:r>
      <w:r w:rsidR="00F334D9">
        <w:rPr>
          <w:lang w:val="ru-RU"/>
        </w:rPr>
      </w:r>
      <w:r w:rsidR="00F334D9">
        <w:rPr>
          <w:lang w:val="ru-RU"/>
        </w:rPr>
        <w:fldChar w:fldCharType="separate"/>
      </w:r>
      <w:r w:rsidR="00F334D9" w:rsidRPr="00F334D9">
        <w:rPr>
          <w:lang w:val="ru-RU"/>
        </w:rPr>
        <w:t xml:space="preserve">Рис. </w:t>
      </w:r>
      <w:r w:rsidR="00F334D9" w:rsidRPr="00EF05EB">
        <w:rPr>
          <w:noProof/>
          <w:lang w:val="ru-RU"/>
        </w:rPr>
        <w:t>34</w:t>
      </w:r>
      <w:r w:rsidR="00F334D9">
        <w:rPr>
          <w:lang w:val="ru-RU"/>
        </w:rPr>
        <w:fldChar w:fldCharType="end"/>
      </w:r>
      <w:r>
        <w:rPr>
          <w:lang w:val="ru-RU"/>
        </w:rPr>
        <w:t>)</w:t>
      </w:r>
      <w:r w:rsidR="00D140C5">
        <w:rPr>
          <w:lang w:val="ru-RU"/>
        </w:rPr>
        <w:t>.</w:t>
      </w:r>
      <w:r w:rsidR="008A758E">
        <w:rPr>
          <w:lang w:val="ru-RU"/>
        </w:rPr>
        <w:t xml:space="preserve"> Данные поступают и передаются на приёмник корректно</w:t>
      </w:r>
      <w:r w:rsidR="005C3245">
        <w:rPr>
          <w:lang w:val="ru-RU"/>
        </w:rPr>
        <w:t>.</w:t>
      </w:r>
    </w:p>
    <w:p w14:paraId="0AFFAE0D" w14:textId="125A1D85" w:rsidR="00BD6900" w:rsidRDefault="00BD6900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471DD2C" w14:textId="77777777" w:rsidR="00BD6900" w:rsidRDefault="00BD6900" w:rsidP="00BD6900">
      <w:pPr>
        <w:pStyle w:val="1"/>
        <w:rPr>
          <w:lang w:val="ru-RU"/>
        </w:rPr>
      </w:pPr>
      <w:bookmarkStart w:id="115" w:name="_Toc162361350"/>
      <w:r>
        <w:rPr>
          <w:lang w:val="ru-RU"/>
        </w:rPr>
        <w:lastRenderedPageBreak/>
        <w:t>Дополнительное задание</w:t>
      </w:r>
      <w:bookmarkEnd w:id="115"/>
    </w:p>
    <w:p w14:paraId="4F2D1A67" w14:textId="20338A34" w:rsidR="00670589" w:rsidRPr="00670589" w:rsidRDefault="009768F0" w:rsidP="00ED64C4">
      <w:pPr>
        <w:pStyle w:val="2"/>
        <w:numPr>
          <w:ilvl w:val="1"/>
          <w:numId w:val="11"/>
        </w:numPr>
        <w:rPr>
          <w:lang w:val="ru-RU"/>
        </w:rPr>
      </w:pPr>
      <w:bookmarkStart w:id="116" w:name="_Toc162361351"/>
      <w:r>
        <w:rPr>
          <w:lang w:val="ru-RU"/>
        </w:rPr>
        <w:t>Изменение значений по варианту</w:t>
      </w:r>
      <w:bookmarkEnd w:id="116"/>
    </w:p>
    <w:p w14:paraId="14C5F72F" w14:textId="135FB32C" w:rsidR="00E514CC" w:rsidRDefault="00E514CC" w:rsidP="00E514CC">
      <w:pPr>
        <w:pStyle w:val="3"/>
      </w:pPr>
      <w:bookmarkStart w:id="117" w:name="_Toc162361352"/>
      <w:r>
        <w:rPr>
          <w:lang w:val="ru-RU"/>
        </w:rPr>
        <w:t xml:space="preserve">Изменение </w:t>
      </w:r>
      <w:r w:rsidR="009768F0">
        <w:rPr>
          <w:lang w:val="ru-RU"/>
        </w:rPr>
        <w:t>адресов</w:t>
      </w:r>
      <w:r>
        <w:rPr>
          <w:lang w:val="ru-RU"/>
        </w:rPr>
        <w:t xml:space="preserve"> </w:t>
      </w:r>
      <w:r>
        <w:t>slave</w:t>
      </w:r>
      <w:bookmarkEnd w:id="117"/>
    </w:p>
    <w:p w14:paraId="1AB941C8" w14:textId="16855977" w:rsidR="000179C6" w:rsidRDefault="00682E95" w:rsidP="00FA662F">
      <w:pPr>
        <w:spacing w:after="240"/>
        <w:rPr>
          <w:lang w:val="ru-RU"/>
        </w:rPr>
      </w:pPr>
      <w:r>
        <w:rPr>
          <w:lang w:val="ru-RU"/>
        </w:rPr>
        <w:t xml:space="preserve">В соответствии с вариантом в списке группы (6 вариант) установим значения адресов для модулей </w:t>
      </w:r>
      <w:r>
        <w:t>my</w:t>
      </w:r>
      <w:r w:rsidRPr="00682E95">
        <w:rPr>
          <w:lang w:val="ru-RU"/>
        </w:rPr>
        <w:t>_</w:t>
      </w:r>
      <w:r>
        <w:t>slave</w:t>
      </w:r>
      <w:r w:rsidR="00A47E15">
        <w:rPr>
          <w:lang w:val="ru-RU"/>
        </w:rPr>
        <w:t xml:space="preserve"> = 24</w:t>
      </w:r>
      <w:r w:rsidR="00A47E15">
        <w:rPr>
          <w:vertAlign w:val="subscript"/>
          <w:lang w:val="ru-RU"/>
        </w:rPr>
        <w:t>10</w:t>
      </w:r>
      <w:r w:rsidR="00A47E15">
        <w:rPr>
          <w:lang w:val="ru-RU"/>
        </w:rPr>
        <w:t xml:space="preserve"> = 18</w:t>
      </w:r>
      <w:r w:rsidR="00A47E15">
        <w:rPr>
          <w:vertAlign w:val="subscript"/>
          <w:lang w:val="ru-RU"/>
        </w:rPr>
        <w:t>16</w:t>
      </w:r>
      <w:r w:rsidRPr="00682E95">
        <w:rPr>
          <w:lang w:val="ru-RU"/>
        </w:rPr>
        <w:t xml:space="preserve"> </w:t>
      </w:r>
      <w:r>
        <w:rPr>
          <w:lang w:val="ru-RU"/>
        </w:rPr>
        <w:t>и</w:t>
      </w:r>
      <w:r w:rsidR="00A47E15">
        <w:rPr>
          <w:lang w:val="ru-RU"/>
        </w:rPr>
        <w:t xml:space="preserve"> </w:t>
      </w:r>
      <w:r>
        <w:t>my</w:t>
      </w:r>
      <w:r w:rsidRPr="00682E95">
        <w:rPr>
          <w:lang w:val="ru-RU"/>
        </w:rPr>
        <w:t>_</w:t>
      </w:r>
      <w:proofErr w:type="spellStart"/>
      <w:r>
        <w:t>slaveWS</w:t>
      </w:r>
      <w:proofErr w:type="spellEnd"/>
      <w:r w:rsidR="00A47E15">
        <w:rPr>
          <w:lang w:val="ru-RU"/>
        </w:rPr>
        <w:t xml:space="preserve"> = 48</w:t>
      </w:r>
      <w:r w:rsidR="00A47E15">
        <w:rPr>
          <w:vertAlign w:val="subscript"/>
          <w:lang w:val="ru-RU"/>
        </w:rPr>
        <w:t>10</w:t>
      </w:r>
      <w:r w:rsidR="00A47E15">
        <w:rPr>
          <w:lang w:val="ru-RU"/>
        </w:rPr>
        <w:t xml:space="preserve"> = 30</w:t>
      </w:r>
      <w:r w:rsidR="00A47E15">
        <w:rPr>
          <w:vertAlign w:val="subscript"/>
          <w:lang w:val="ru-RU"/>
        </w:rPr>
        <w:t>16</w:t>
      </w:r>
      <w:r w:rsidRPr="00682E95">
        <w:rPr>
          <w:lang w:val="ru-RU"/>
        </w:rPr>
        <w:t xml:space="preserve"> </w:t>
      </w:r>
      <w:r w:rsidR="00A47E15">
        <w:rPr>
          <w:lang w:val="ru-RU"/>
        </w:rPr>
        <w:t>соответственно.</w:t>
      </w:r>
    </w:p>
    <w:p w14:paraId="6CE14455" w14:textId="77777777" w:rsidR="00596A69" w:rsidRDefault="00A47E15" w:rsidP="00596A69">
      <w:pPr>
        <w:pStyle w:val="a4"/>
      </w:pPr>
      <w:r w:rsidRPr="00A47E15">
        <w:rPr>
          <w:noProof/>
          <w:lang w:val="ru-RU"/>
        </w:rPr>
        <w:drawing>
          <wp:inline distT="0" distB="0" distL="0" distR="0" wp14:anchorId="1774CFB4" wp14:editId="25EC188B">
            <wp:extent cx="5940425" cy="2167255"/>
            <wp:effectExtent l="0" t="0" r="3175" b="4445"/>
            <wp:docPr id="792143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4376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66BA" w14:textId="006D1603" w:rsidR="00A47E15" w:rsidRDefault="00596A69" w:rsidP="00596A69">
      <w:pPr>
        <w:pStyle w:val="a4"/>
        <w:rPr>
          <w:lang w:val="ru-RU"/>
        </w:rPr>
      </w:pPr>
      <w:bookmarkStart w:id="118" w:name="_Toc162361314"/>
      <w:r w:rsidRPr="00596A69">
        <w:rPr>
          <w:lang w:val="ru-RU"/>
        </w:rPr>
        <w:t xml:space="preserve">Рис. </w:t>
      </w:r>
      <w:r>
        <w:fldChar w:fldCharType="begin"/>
      </w:r>
      <w:r w:rsidRPr="00596A69">
        <w:rPr>
          <w:lang w:val="ru-RU"/>
        </w:rPr>
        <w:instrText xml:space="preserve"> </w:instrText>
      </w:r>
      <w:r>
        <w:instrText>SEQ</w:instrText>
      </w:r>
      <w:r w:rsidRPr="00596A69">
        <w:rPr>
          <w:lang w:val="ru-RU"/>
        </w:rPr>
        <w:instrText xml:space="preserve"> Рис. \* </w:instrText>
      </w:r>
      <w:r>
        <w:instrText>ARABIC</w:instrText>
      </w:r>
      <w:r w:rsidRPr="00596A69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42</w:t>
      </w:r>
      <w:r>
        <w:fldChar w:fldCharType="end"/>
      </w:r>
      <w:r>
        <w:rPr>
          <w:lang w:val="ru-RU"/>
        </w:rPr>
        <w:t xml:space="preserve"> – Изменение адресов для </w:t>
      </w:r>
      <w:r>
        <w:t>slave</w:t>
      </w:r>
      <w:r w:rsidRPr="003A73C7">
        <w:rPr>
          <w:lang w:val="ru-RU"/>
        </w:rPr>
        <w:t>’</w:t>
      </w:r>
      <w:proofErr w:type="spellStart"/>
      <w:r>
        <w:rPr>
          <w:lang w:val="ru-RU"/>
        </w:rPr>
        <w:t>ов</w:t>
      </w:r>
      <w:bookmarkEnd w:id="118"/>
      <w:proofErr w:type="spellEnd"/>
    </w:p>
    <w:p w14:paraId="05955169" w14:textId="0B4C781D" w:rsidR="00B23D9A" w:rsidRDefault="00B23D9A" w:rsidP="00B23D9A">
      <w:pPr>
        <w:rPr>
          <w:lang w:val="ru-RU"/>
        </w:rPr>
      </w:pPr>
      <w:r>
        <w:rPr>
          <w:lang w:val="ru-RU"/>
        </w:rPr>
        <w:t xml:space="preserve">Окно </w:t>
      </w:r>
      <w:r>
        <w:t>Adress</w:t>
      </w:r>
      <w:r w:rsidRPr="00B23D9A">
        <w:rPr>
          <w:lang w:val="ru-RU"/>
        </w:rPr>
        <w:t xml:space="preserve"> </w:t>
      </w:r>
      <w:r>
        <w:t>Map</w:t>
      </w:r>
      <w:r w:rsidRPr="00B23D9A">
        <w:rPr>
          <w:lang w:val="ru-RU"/>
        </w:rPr>
        <w:t xml:space="preserve"> </w:t>
      </w:r>
      <w:r>
        <w:rPr>
          <w:lang w:val="ru-RU"/>
        </w:rPr>
        <w:t>будет выглядеть  следующим образом:</w:t>
      </w:r>
    </w:p>
    <w:p w14:paraId="5C8ED3DA" w14:textId="77777777" w:rsidR="003A73C7" w:rsidRDefault="00B23D9A" w:rsidP="00CF731A">
      <w:pPr>
        <w:pStyle w:val="a4"/>
        <w:spacing w:after="0"/>
      </w:pPr>
      <w:r w:rsidRPr="00B23D9A">
        <w:rPr>
          <w:noProof/>
          <w:lang w:val="ru-RU"/>
        </w:rPr>
        <w:drawing>
          <wp:inline distT="0" distB="0" distL="0" distR="0" wp14:anchorId="6B46E320" wp14:editId="6F947EF1">
            <wp:extent cx="4033777" cy="809343"/>
            <wp:effectExtent l="0" t="0" r="5080" b="0"/>
            <wp:docPr id="128347839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7839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52331" cy="81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9778" w14:textId="2666C021" w:rsidR="00B23D9A" w:rsidRPr="003A73C7" w:rsidRDefault="003A73C7" w:rsidP="000B4ACA">
      <w:pPr>
        <w:pStyle w:val="a4"/>
        <w:rPr>
          <w:lang w:val="ru-RU"/>
        </w:rPr>
      </w:pPr>
      <w:bookmarkStart w:id="119" w:name="_Toc162361315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Pr="003A73C7">
        <w:rPr>
          <w:noProof/>
          <w:lang w:val="ru-RU"/>
        </w:rPr>
        <w:t>43</w:t>
      </w:r>
      <w:r>
        <w:fldChar w:fldCharType="end"/>
      </w:r>
      <w:r>
        <w:rPr>
          <w:lang w:val="ru-RU"/>
        </w:rPr>
        <w:t xml:space="preserve"> – Изменённое окно </w:t>
      </w:r>
      <w:r>
        <w:t>Address</w:t>
      </w:r>
      <w:r w:rsidRPr="00411608">
        <w:rPr>
          <w:lang w:val="ru-RU"/>
        </w:rPr>
        <w:t xml:space="preserve"> </w:t>
      </w:r>
      <w:r>
        <w:t>Map</w:t>
      </w:r>
      <w:bookmarkEnd w:id="119"/>
    </w:p>
    <w:p w14:paraId="733E650A" w14:textId="6EC076B5" w:rsidR="00E514CC" w:rsidRPr="00E514CC" w:rsidRDefault="00E514CC" w:rsidP="00E514CC">
      <w:pPr>
        <w:pStyle w:val="3"/>
        <w:rPr>
          <w:lang w:val="ru-RU"/>
        </w:rPr>
      </w:pPr>
      <w:bookmarkStart w:id="120" w:name="_Toc162361353"/>
      <w:r>
        <w:rPr>
          <w:lang w:val="ru-RU"/>
        </w:rPr>
        <w:t xml:space="preserve">Изменение компонента </w:t>
      </w:r>
      <w:r>
        <w:t>master</w:t>
      </w:r>
      <w:bookmarkEnd w:id="120"/>
    </w:p>
    <w:p w14:paraId="3E1A0E64" w14:textId="49577F8D" w:rsidR="0066337C" w:rsidRDefault="00FA662F" w:rsidP="0066337C">
      <w:pPr>
        <w:rPr>
          <w:lang w:val="ru-RU"/>
        </w:rPr>
      </w:pPr>
      <w:r>
        <w:rPr>
          <w:lang w:val="ru-RU"/>
        </w:rPr>
        <w:t xml:space="preserve">Так как модуль </w:t>
      </w:r>
      <w:r>
        <w:t>master</w:t>
      </w:r>
      <w:r w:rsidR="00E473FB">
        <w:rPr>
          <w:lang w:val="ru-RU"/>
        </w:rPr>
        <w:t xml:space="preserve"> работает вместе со </w:t>
      </w:r>
      <w:r w:rsidR="00E473FB">
        <w:t>slave</w:t>
      </w:r>
      <w:r w:rsidR="00E473FB" w:rsidRPr="00E473FB">
        <w:rPr>
          <w:lang w:val="ru-RU"/>
        </w:rPr>
        <w:t>’</w:t>
      </w:r>
      <w:proofErr w:type="spellStart"/>
      <w:r w:rsidR="00E473FB">
        <w:rPr>
          <w:lang w:val="ru-RU"/>
        </w:rPr>
        <w:t>ами</w:t>
      </w:r>
      <w:proofErr w:type="spellEnd"/>
      <w:r w:rsidR="00E473FB">
        <w:rPr>
          <w:lang w:val="ru-RU"/>
        </w:rPr>
        <w:t xml:space="preserve">, необходимо также поменять адреса внутри самого компонента </w:t>
      </w:r>
      <w:r w:rsidR="00E473FB">
        <w:t>master</w:t>
      </w:r>
      <w:r w:rsidR="00E473FB">
        <w:rPr>
          <w:lang w:val="ru-RU"/>
        </w:rPr>
        <w:t>,установив следующие значения</w:t>
      </w:r>
      <w:r w:rsidR="00E473FB" w:rsidRPr="00E473FB">
        <w:rPr>
          <w:lang w:val="ru-RU"/>
        </w:rPr>
        <w:t>:</w:t>
      </w:r>
    </w:p>
    <w:p w14:paraId="4D65DB48" w14:textId="41B17D63" w:rsidR="001641F1" w:rsidRPr="00831175" w:rsidRDefault="00831175" w:rsidP="00CD3E4E">
      <w:pPr>
        <w:pStyle w:val="a9"/>
        <w:numPr>
          <w:ilvl w:val="0"/>
          <w:numId w:val="4"/>
        </w:numPr>
      </w:pPr>
      <w:r>
        <w:t xml:space="preserve">address_1 </w:t>
      </w:r>
      <w:r>
        <w:rPr>
          <w:lang w:val="ru-RU"/>
        </w:rPr>
        <w:t>= 24</w:t>
      </w:r>
      <w:r>
        <w:rPr>
          <w:vertAlign w:val="subscript"/>
          <w:lang w:val="ru-RU"/>
        </w:rPr>
        <w:t>10</w:t>
      </w:r>
    </w:p>
    <w:p w14:paraId="04440B87" w14:textId="222678F4" w:rsidR="00831175" w:rsidRPr="00831175" w:rsidRDefault="00831175" w:rsidP="00CD3E4E">
      <w:pPr>
        <w:pStyle w:val="a9"/>
        <w:numPr>
          <w:ilvl w:val="0"/>
          <w:numId w:val="4"/>
        </w:numPr>
      </w:pPr>
      <w:r>
        <w:t>data_1 = 287454020</w:t>
      </w:r>
      <w:r w:rsidR="00FD3640">
        <w:rPr>
          <w:lang w:val="ru-RU"/>
        </w:rPr>
        <w:t xml:space="preserve"> </w:t>
      </w:r>
      <w:r>
        <w:t>(</w:t>
      </w:r>
      <w:r>
        <w:rPr>
          <w:lang w:val="ru-RU"/>
        </w:rPr>
        <w:t>не изменяется</w:t>
      </w:r>
      <w:r>
        <w:t>)</w:t>
      </w:r>
    </w:p>
    <w:p w14:paraId="70170B6C" w14:textId="03AEF8E3" w:rsidR="00831175" w:rsidRPr="00CD3E4E" w:rsidRDefault="00831175" w:rsidP="00831175">
      <w:pPr>
        <w:pStyle w:val="a9"/>
        <w:numPr>
          <w:ilvl w:val="0"/>
          <w:numId w:val="4"/>
        </w:numPr>
      </w:pPr>
      <w:r>
        <w:t>address_</w:t>
      </w:r>
      <w:r w:rsidR="008C649E">
        <w:rPr>
          <w:lang w:val="ru-RU"/>
        </w:rPr>
        <w:t>2</w:t>
      </w:r>
      <w:r>
        <w:t xml:space="preserve"> </w:t>
      </w:r>
      <w:r>
        <w:rPr>
          <w:lang w:val="ru-RU"/>
        </w:rPr>
        <w:t xml:space="preserve">= </w:t>
      </w:r>
      <w:r>
        <w:t>48</w:t>
      </w:r>
      <w:r>
        <w:rPr>
          <w:vertAlign w:val="subscript"/>
          <w:lang w:val="ru-RU"/>
        </w:rPr>
        <w:t>10</w:t>
      </w:r>
    </w:p>
    <w:p w14:paraId="3DB2B248" w14:textId="5852179C" w:rsidR="00831175" w:rsidRPr="00CD3E4E" w:rsidRDefault="008C649E" w:rsidP="00FD3640">
      <w:pPr>
        <w:pStyle w:val="a9"/>
        <w:numPr>
          <w:ilvl w:val="0"/>
          <w:numId w:val="4"/>
        </w:numPr>
        <w:spacing w:after="240"/>
      </w:pPr>
      <w:r>
        <w:t>data_2 = 6 (</w:t>
      </w:r>
      <w:r w:rsidR="0071494A">
        <w:rPr>
          <w:lang w:val="ru-RU"/>
        </w:rPr>
        <w:t>номер варианта</w:t>
      </w:r>
      <w:r>
        <w:t>)</w:t>
      </w:r>
    </w:p>
    <w:p w14:paraId="0A0C3D9A" w14:textId="77777777" w:rsidR="0068156E" w:rsidRDefault="001641F1" w:rsidP="00CF731A">
      <w:pPr>
        <w:pStyle w:val="a4"/>
        <w:spacing w:after="0"/>
      </w:pPr>
      <w:r w:rsidRPr="001641F1">
        <w:rPr>
          <w:noProof/>
          <w:lang w:val="ru-RU"/>
        </w:rPr>
        <w:drawing>
          <wp:inline distT="0" distB="0" distL="0" distR="0" wp14:anchorId="3C61A806" wp14:editId="3F830817">
            <wp:extent cx="2610091" cy="1250769"/>
            <wp:effectExtent l="0" t="0" r="0" b="6985"/>
            <wp:docPr id="322415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1501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2309" cy="127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7D04" w14:textId="4B0F96F8" w:rsidR="00CF4798" w:rsidRDefault="0068156E" w:rsidP="0068156E">
      <w:pPr>
        <w:pStyle w:val="a4"/>
      </w:pPr>
      <w:bookmarkStart w:id="121" w:name="_Toc16236131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3A73C7">
        <w:rPr>
          <w:noProof/>
        </w:rPr>
        <w:t>44</w:t>
      </w:r>
      <w:r>
        <w:fldChar w:fldCharType="end"/>
      </w:r>
      <w:r>
        <w:rPr>
          <w:lang w:val="ru-RU"/>
        </w:rPr>
        <w:t xml:space="preserve"> – Изменённый модуль </w:t>
      </w:r>
      <w:r>
        <w:t>master</w:t>
      </w:r>
      <w:bookmarkEnd w:id="121"/>
    </w:p>
    <w:p w14:paraId="01725253" w14:textId="77777777" w:rsidR="00CF4798" w:rsidRDefault="00CF4798">
      <w:pPr>
        <w:autoSpaceDE/>
        <w:autoSpaceDN/>
        <w:adjustRightInd/>
        <w:spacing w:after="160" w:line="259" w:lineRule="auto"/>
        <w:ind w:firstLine="0"/>
        <w:jc w:val="left"/>
        <w:rPr>
          <w:rFonts w:eastAsia="Times New Roman"/>
          <w:iCs/>
          <w:szCs w:val="16"/>
        </w:rPr>
      </w:pPr>
      <w:r>
        <w:br w:type="page"/>
      </w:r>
    </w:p>
    <w:p w14:paraId="0B7944D4" w14:textId="7F1FC1C4" w:rsidR="00E3605F" w:rsidRPr="00E3605F" w:rsidRDefault="00CF4798" w:rsidP="00E3605F">
      <w:pPr>
        <w:pStyle w:val="2"/>
        <w:numPr>
          <w:ilvl w:val="1"/>
          <w:numId w:val="11"/>
        </w:numPr>
        <w:tabs>
          <w:tab w:val="num" w:pos="1440"/>
        </w:tabs>
        <w:ind w:left="1440"/>
        <w:rPr>
          <w:lang w:val="ru-RU"/>
        </w:rPr>
      </w:pPr>
      <w:bookmarkStart w:id="122" w:name="_Toc162361354"/>
      <w:r>
        <w:rPr>
          <w:lang w:val="ru-RU"/>
        </w:rPr>
        <w:lastRenderedPageBreak/>
        <w:t xml:space="preserve">Тестирование средствами </w:t>
      </w:r>
      <w:r>
        <w:t>ModelSim</w:t>
      </w:r>
      <w:bookmarkEnd w:id="122"/>
    </w:p>
    <w:p w14:paraId="08C7A772" w14:textId="77777777" w:rsidR="00CF4798" w:rsidRPr="001A41F1" w:rsidRDefault="00CF4798" w:rsidP="00CF4798">
      <w:pPr>
        <w:pStyle w:val="3"/>
        <w:rPr>
          <w:lang w:val="ru-RU"/>
        </w:rPr>
      </w:pPr>
      <w:bookmarkStart w:id="123" w:name="_Toc162361355"/>
      <w:r>
        <w:rPr>
          <w:lang w:val="ru-RU"/>
        </w:rPr>
        <w:t xml:space="preserve">Симуляция средствами </w:t>
      </w:r>
      <w:r>
        <w:t>ModelSim</w:t>
      </w:r>
      <w:bookmarkEnd w:id="123"/>
    </w:p>
    <w:p w14:paraId="36F39C89" w14:textId="77777777" w:rsidR="009E3B1F" w:rsidRPr="001A41F1" w:rsidRDefault="009E3B1F" w:rsidP="009E3B1F">
      <w:pPr>
        <w:rPr>
          <w:lang w:val="ru-RU"/>
        </w:rPr>
      </w:pPr>
      <w:r>
        <w:rPr>
          <w:lang w:val="ru-RU"/>
        </w:rPr>
        <w:t>Выполним</w:t>
      </w:r>
      <w:r w:rsidRPr="001A41F1">
        <w:rPr>
          <w:lang w:val="ru-RU"/>
        </w:rPr>
        <w:t xml:space="preserve"> </w:t>
      </w:r>
      <w:r>
        <w:rPr>
          <w:lang w:val="ru-RU"/>
        </w:rPr>
        <w:t xml:space="preserve">компиляцию проекта средствами </w:t>
      </w:r>
      <w:r>
        <w:t>ModelSim</w:t>
      </w:r>
      <w:r>
        <w:rPr>
          <w:lang w:val="ru-RU"/>
        </w:rPr>
        <w:t xml:space="preserve">. Для этого запустим </w:t>
      </w:r>
      <w:proofErr w:type="spellStart"/>
      <w:r>
        <w:t>waveLab</w:t>
      </w:r>
      <w:proofErr w:type="spellEnd"/>
      <w:r w:rsidRPr="00341F8B">
        <w:rPr>
          <w:lang w:val="ru-RU"/>
        </w:rPr>
        <w:t>2</w:t>
      </w:r>
      <w:r w:rsidRPr="001A41F1">
        <w:rPr>
          <w:lang w:val="ru-RU"/>
        </w:rPr>
        <w:t>.</w:t>
      </w:r>
      <w:r>
        <w:t>do</w:t>
      </w:r>
      <w:r w:rsidRPr="001A41F1">
        <w:rPr>
          <w:lang w:val="ru-RU"/>
        </w:rPr>
        <w:t xml:space="preserve"> </w:t>
      </w:r>
      <w:r>
        <w:rPr>
          <w:lang w:val="ru-RU"/>
        </w:rPr>
        <w:t>файл:</w:t>
      </w:r>
    </w:p>
    <w:p w14:paraId="3AC91254" w14:textId="77777777" w:rsidR="009E3B1F" w:rsidRPr="0017120D" w:rsidRDefault="009E3B1F" w:rsidP="009E3B1F">
      <w:pPr>
        <w:pStyle w:val="a4"/>
      </w:pPr>
      <w:r w:rsidRPr="0099118B">
        <w:rPr>
          <w:noProof/>
        </w:rPr>
        <w:drawing>
          <wp:inline distT="0" distB="0" distL="0" distR="0" wp14:anchorId="66181C6B" wp14:editId="46072F4E">
            <wp:extent cx="5940425" cy="2124710"/>
            <wp:effectExtent l="0" t="0" r="3175" b="8890"/>
            <wp:docPr id="1380272398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72398" name="Рисунок 1" descr="Изображение выглядит как снимок экрана, Мультимедийное программное обеспечение, Графическ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0332" w14:textId="77777777" w:rsidR="009E3B1F" w:rsidRPr="00F12E76" w:rsidRDefault="009E3B1F" w:rsidP="009E3B1F">
      <w:pPr>
        <w:pStyle w:val="a4"/>
        <w:rPr>
          <w:lang w:val="ru-RU"/>
        </w:rPr>
      </w:pPr>
      <w:bookmarkStart w:id="124" w:name="_Toc162361317"/>
      <w:r w:rsidRPr="003A73C7">
        <w:rPr>
          <w:lang w:val="ru-RU"/>
        </w:rPr>
        <w:t xml:space="preserve">Рис. </w:t>
      </w:r>
      <w:r w:rsidRPr="0017120D">
        <w:fldChar w:fldCharType="begin"/>
      </w:r>
      <w:r w:rsidRPr="003A73C7">
        <w:rPr>
          <w:lang w:val="ru-RU"/>
        </w:rPr>
        <w:instrText xml:space="preserve"> </w:instrText>
      </w:r>
      <w:r w:rsidRPr="0017120D">
        <w:instrText>SEQ</w:instrText>
      </w:r>
      <w:r w:rsidRPr="003A73C7">
        <w:rPr>
          <w:lang w:val="ru-RU"/>
        </w:rPr>
        <w:instrText xml:space="preserve"> Рис. \* </w:instrText>
      </w:r>
      <w:r w:rsidRPr="0017120D">
        <w:instrText>ARABIC</w:instrText>
      </w:r>
      <w:r w:rsidRPr="003A73C7">
        <w:rPr>
          <w:lang w:val="ru-RU"/>
        </w:rPr>
        <w:instrText xml:space="preserve"> </w:instrText>
      </w:r>
      <w:r w:rsidRPr="0017120D">
        <w:fldChar w:fldCharType="separate"/>
      </w:r>
      <w:r w:rsidRPr="003A73C7">
        <w:rPr>
          <w:noProof/>
          <w:lang w:val="ru-RU"/>
        </w:rPr>
        <w:t>34</w:t>
      </w:r>
      <w:r w:rsidRPr="0017120D">
        <w:fldChar w:fldCharType="end"/>
      </w:r>
      <w:r w:rsidRPr="00F12E76">
        <w:rPr>
          <w:lang w:val="ru-RU"/>
        </w:rPr>
        <w:t xml:space="preserve"> – </w:t>
      </w:r>
      <w:r>
        <w:rPr>
          <w:lang w:val="ru-RU"/>
        </w:rPr>
        <w:t>Моделирование</w:t>
      </w:r>
      <w:r w:rsidRPr="00F12E76">
        <w:rPr>
          <w:lang w:val="ru-RU"/>
        </w:rPr>
        <w:t xml:space="preserve"> </w:t>
      </w:r>
      <w:r>
        <w:rPr>
          <w:lang w:val="ru-RU"/>
        </w:rPr>
        <w:t>проекта средствами</w:t>
      </w:r>
      <w:r w:rsidRPr="00F12E76">
        <w:rPr>
          <w:lang w:val="ru-RU"/>
        </w:rPr>
        <w:t xml:space="preserve"> </w:t>
      </w:r>
      <w:r w:rsidRPr="0017120D">
        <w:t>ModelSim</w:t>
      </w:r>
      <w:bookmarkEnd w:id="124"/>
    </w:p>
    <w:p w14:paraId="43747778" w14:textId="21B417CA" w:rsidR="009E3B1F" w:rsidRPr="00717505" w:rsidRDefault="009E3B1F" w:rsidP="009E3B1F">
      <w:pPr>
        <w:spacing w:after="240"/>
        <w:rPr>
          <w:lang w:val="ru-RU"/>
        </w:rPr>
      </w:pPr>
      <w:r>
        <w:rPr>
          <w:lang w:val="ru-RU"/>
        </w:rPr>
        <w:t>Заметим, что временная диаграмма корректно обрабатывает изменённые адреса и значения, запись</w:t>
      </w:r>
      <w:r w:rsidRPr="0099118B">
        <w:rPr>
          <w:lang w:val="ru-RU"/>
        </w:rPr>
        <w:t xml:space="preserve"> </w:t>
      </w:r>
      <w:proofErr w:type="spellStart"/>
      <w:r>
        <w:t>wr</w:t>
      </w:r>
      <w:proofErr w:type="spellEnd"/>
      <w:r w:rsidRPr="0099118B">
        <w:rPr>
          <w:lang w:val="ru-RU"/>
        </w:rPr>
        <w:t>1</w:t>
      </w:r>
      <w:r>
        <w:t>D</w:t>
      </w:r>
      <w:r w:rsidRPr="0099118B">
        <w:rPr>
          <w:lang w:val="ru-RU"/>
        </w:rPr>
        <w:t xml:space="preserve"> </w:t>
      </w:r>
      <w:r>
        <w:rPr>
          <w:lang w:val="ru-RU"/>
        </w:rPr>
        <w:t>теперь происходит по адресу 24</w:t>
      </w:r>
      <w:r>
        <w:rPr>
          <w:vertAlign w:val="subscript"/>
          <w:lang w:val="ru-RU"/>
        </w:rPr>
        <w:t>10</w:t>
      </w:r>
      <w:r>
        <w:rPr>
          <w:lang w:val="ru-RU"/>
        </w:rPr>
        <w:t xml:space="preserve"> = 18</w:t>
      </w:r>
      <w:r>
        <w:rPr>
          <w:vertAlign w:val="subscript"/>
          <w:lang w:val="ru-RU"/>
        </w:rPr>
        <w:t>16</w:t>
      </w:r>
      <w:r w:rsidR="00074B1D">
        <w:rPr>
          <w:lang w:val="ru-RU"/>
        </w:rPr>
        <w:t xml:space="preserve"> (происходит запись данных </w:t>
      </w:r>
      <w:r w:rsidR="00401F13">
        <w:t>data</w:t>
      </w:r>
      <w:r w:rsidR="00401F13" w:rsidRPr="00401F13">
        <w:rPr>
          <w:lang w:val="ru-RU"/>
        </w:rPr>
        <w:t xml:space="preserve">_1 = </w:t>
      </w:r>
      <w:r w:rsidR="00074B1D">
        <w:rPr>
          <w:lang w:val="ru-RU"/>
        </w:rPr>
        <w:t>11223344, это значение мы оставляли таким же, как и в первой симуляции)</w:t>
      </w:r>
      <w:r>
        <w:rPr>
          <w:lang w:val="ru-RU"/>
        </w:rPr>
        <w:t xml:space="preserve">, а запись </w:t>
      </w:r>
      <w:proofErr w:type="spellStart"/>
      <w:r>
        <w:t>wr</w:t>
      </w:r>
      <w:proofErr w:type="spellEnd"/>
      <w:r w:rsidRPr="0099118B">
        <w:rPr>
          <w:lang w:val="ru-RU"/>
        </w:rPr>
        <w:t>2</w:t>
      </w:r>
      <w:r>
        <w:t>D</w:t>
      </w:r>
      <w:r w:rsidRPr="0099118B">
        <w:rPr>
          <w:lang w:val="ru-RU"/>
        </w:rPr>
        <w:t xml:space="preserve"> </w:t>
      </w:r>
      <w:r>
        <w:rPr>
          <w:lang w:val="ru-RU"/>
        </w:rPr>
        <w:t>по адресу 48</w:t>
      </w:r>
      <w:r>
        <w:rPr>
          <w:vertAlign w:val="subscript"/>
          <w:lang w:val="ru-RU"/>
        </w:rPr>
        <w:t>10</w:t>
      </w:r>
      <w:r>
        <w:rPr>
          <w:lang w:val="ru-RU"/>
        </w:rPr>
        <w:t xml:space="preserve"> = 30</w:t>
      </w:r>
      <w:r>
        <w:rPr>
          <w:vertAlign w:val="subscript"/>
          <w:lang w:val="ru-RU"/>
        </w:rPr>
        <w:t>16</w:t>
      </w:r>
      <w:r w:rsidR="00401F13">
        <w:rPr>
          <w:lang w:val="ru-RU"/>
        </w:rPr>
        <w:t xml:space="preserve"> (осуществляется запись данных </w:t>
      </w:r>
      <w:r w:rsidR="00401F13">
        <w:t>data</w:t>
      </w:r>
      <w:r w:rsidR="00401F13" w:rsidRPr="00401F13">
        <w:rPr>
          <w:lang w:val="ru-RU"/>
        </w:rPr>
        <w:t xml:space="preserve">_2 = </w:t>
      </w:r>
      <w:r w:rsidR="00401F13" w:rsidRPr="00EB02CC">
        <w:rPr>
          <w:lang w:val="ru-RU"/>
        </w:rPr>
        <w:t>6</w:t>
      </w:r>
      <w:r w:rsidR="00EB02CC">
        <w:rPr>
          <w:lang w:val="ru-RU"/>
        </w:rPr>
        <w:t>, это значение согласно номеру варианта</w:t>
      </w:r>
      <w:r w:rsidR="00401F13">
        <w:rPr>
          <w:lang w:val="ru-RU"/>
        </w:rPr>
        <w:t>)</w:t>
      </w:r>
      <w:r>
        <w:rPr>
          <w:lang w:val="ru-RU"/>
        </w:rPr>
        <w:t>. Для удобства добавлены курсоры с пометками о том, что происходит на каждом из этапов, так, например становится понятно, что</w:t>
      </w:r>
      <w:r w:rsidR="00247C39">
        <w:rPr>
          <w:lang w:val="ru-RU"/>
        </w:rPr>
        <w:t xml:space="preserve"> запись одного байта длится 0.1 мкс (или </w:t>
      </w:r>
      <w:r w:rsidR="00247C39" w:rsidRPr="00247C39">
        <w:rPr>
          <w:lang w:val="ru-RU"/>
        </w:rPr>
        <w:t xml:space="preserve">100 </w:t>
      </w:r>
      <w:r w:rsidR="00247C39">
        <w:t>ns</w:t>
      </w:r>
      <w:r w:rsidR="00247C39">
        <w:rPr>
          <w:lang w:val="ru-RU"/>
        </w:rPr>
        <w:t>)</w:t>
      </w:r>
      <w:r w:rsidR="00E10F8F">
        <w:rPr>
          <w:lang w:val="ru-RU"/>
        </w:rPr>
        <w:t>. Отсюда следует, что ц</w:t>
      </w:r>
      <w:r w:rsidR="00824C55">
        <w:rPr>
          <w:lang w:val="ru-RU"/>
        </w:rPr>
        <w:t xml:space="preserve">икл записи </w:t>
      </w:r>
      <w:r w:rsidR="00824C55">
        <w:t>my</w:t>
      </w:r>
      <w:r w:rsidR="00824C55" w:rsidRPr="00824C55">
        <w:rPr>
          <w:lang w:val="ru-RU"/>
        </w:rPr>
        <w:t>_</w:t>
      </w:r>
      <w:r w:rsidR="00824C55">
        <w:t>slave</w:t>
      </w:r>
      <w:r w:rsidR="00824C55" w:rsidRPr="00824C55">
        <w:rPr>
          <w:lang w:val="ru-RU"/>
        </w:rPr>
        <w:t xml:space="preserve"> = 0.4 </w:t>
      </w:r>
      <w:r w:rsidR="00824C55">
        <w:rPr>
          <w:lang w:val="ru-RU"/>
        </w:rPr>
        <w:t>мкс</w:t>
      </w:r>
      <w:r w:rsidR="00B94DE4" w:rsidRPr="00B94DE4">
        <w:rPr>
          <w:lang w:val="ru-RU"/>
        </w:rPr>
        <w:t xml:space="preserve"> (</w:t>
      </w:r>
      <w:r w:rsidR="00B94DE4">
        <w:rPr>
          <w:lang w:val="ru-RU"/>
        </w:rPr>
        <w:t xml:space="preserve">или </w:t>
      </w:r>
      <w:r w:rsidR="00B94DE4" w:rsidRPr="00B94DE4">
        <w:rPr>
          <w:lang w:val="ru-RU"/>
        </w:rPr>
        <w:t>4</w:t>
      </w:r>
      <w:r w:rsidR="00B94DE4">
        <w:rPr>
          <w:lang w:val="ru-RU"/>
        </w:rPr>
        <w:t xml:space="preserve">00 </w:t>
      </w:r>
      <w:r w:rsidR="00B94DE4">
        <w:t>ns</w:t>
      </w:r>
      <w:r w:rsidR="00B94DE4" w:rsidRPr="00B94DE4">
        <w:rPr>
          <w:lang w:val="ru-RU"/>
        </w:rPr>
        <w:t>)</w:t>
      </w:r>
      <w:r w:rsidR="00172831">
        <w:rPr>
          <w:lang w:val="ru-RU"/>
        </w:rPr>
        <w:t xml:space="preserve">, </w:t>
      </w:r>
      <w:r w:rsidR="00172831">
        <w:t>my</w:t>
      </w:r>
      <w:r w:rsidR="00172831" w:rsidRPr="00824C55">
        <w:rPr>
          <w:lang w:val="ru-RU"/>
        </w:rPr>
        <w:t>_</w:t>
      </w:r>
      <w:proofErr w:type="spellStart"/>
      <w:r w:rsidR="00172831">
        <w:t>slaveWS</w:t>
      </w:r>
      <w:proofErr w:type="spellEnd"/>
      <w:r w:rsidR="00172831" w:rsidRPr="00824C55">
        <w:rPr>
          <w:lang w:val="ru-RU"/>
        </w:rPr>
        <w:t xml:space="preserve"> = 0.</w:t>
      </w:r>
      <w:r w:rsidR="00127B39" w:rsidRPr="00127B39">
        <w:rPr>
          <w:lang w:val="ru-RU"/>
        </w:rPr>
        <w:t>2</w:t>
      </w:r>
      <w:r w:rsidR="00172831" w:rsidRPr="00824C55">
        <w:rPr>
          <w:lang w:val="ru-RU"/>
        </w:rPr>
        <w:t xml:space="preserve"> </w:t>
      </w:r>
      <w:r w:rsidR="00172831">
        <w:rPr>
          <w:lang w:val="ru-RU"/>
        </w:rPr>
        <w:t>мкс</w:t>
      </w:r>
      <w:r w:rsidR="00B94DE4" w:rsidRPr="00B94DE4">
        <w:rPr>
          <w:lang w:val="ru-RU"/>
        </w:rPr>
        <w:t xml:space="preserve"> (</w:t>
      </w:r>
      <w:r w:rsidR="00B94DE4">
        <w:rPr>
          <w:lang w:val="ru-RU"/>
        </w:rPr>
        <w:t xml:space="preserve">или </w:t>
      </w:r>
      <w:r w:rsidR="00B94DE4" w:rsidRPr="00B94DE4">
        <w:rPr>
          <w:lang w:val="ru-RU"/>
        </w:rPr>
        <w:t xml:space="preserve">200 </w:t>
      </w:r>
      <w:r w:rsidR="00B94DE4">
        <w:t>ns</w:t>
      </w:r>
      <w:r w:rsidR="00B94DE4" w:rsidRPr="00B94DE4">
        <w:rPr>
          <w:lang w:val="ru-RU"/>
        </w:rPr>
        <w:t>)</w:t>
      </w:r>
      <w:r w:rsidR="00717505" w:rsidRPr="00717505">
        <w:rPr>
          <w:lang w:val="ru-RU"/>
        </w:rPr>
        <w:t>.</w:t>
      </w:r>
      <w:r w:rsidR="00253DCA">
        <w:rPr>
          <w:lang w:val="ru-RU"/>
        </w:rPr>
        <w:t xml:space="preserve"> Также, видим, что задержка обработки для некоторых сигналов составляет 0.1 мкс</w:t>
      </w:r>
      <w:r w:rsidR="00B3201E">
        <w:rPr>
          <w:lang w:val="ru-RU"/>
        </w:rPr>
        <w:t xml:space="preserve"> (или </w:t>
      </w:r>
      <w:r w:rsidR="00B3201E" w:rsidRPr="00247C39">
        <w:rPr>
          <w:lang w:val="ru-RU"/>
        </w:rPr>
        <w:t xml:space="preserve">100 </w:t>
      </w:r>
      <w:r w:rsidR="00B3201E">
        <w:t>ns</w:t>
      </w:r>
      <w:r w:rsidR="00B3201E">
        <w:rPr>
          <w:lang w:val="ru-RU"/>
        </w:rPr>
        <w:t>)</w:t>
      </w:r>
      <w:r w:rsidR="00247C39">
        <w:rPr>
          <w:lang w:val="ru-RU"/>
        </w:rPr>
        <w:t>.</w:t>
      </w:r>
    </w:p>
    <w:p w14:paraId="3305AF62" w14:textId="77777777" w:rsidR="00CF4798" w:rsidRPr="006406F6" w:rsidRDefault="00CF4798" w:rsidP="00CF4798">
      <w:pPr>
        <w:pStyle w:val="2"/>
        <w:numPr>
          <w:ilvl w:val="1"/>
          <w:numId w:val="11"/>
        </w:numPr>
        <w:tabs>
          <w:tab w:val="num" w:pos="1440"/>
        </w:tabs>
        <w:ind w:left="1440"/>
        <w:rPr>
          <w:lang w:val="ru-RU"/>
        </w:rPr>
      </w:pPr>
      <w:bookmarkStart w:id="125" w:name="_Toc162361356"/>
      <w:r>
        <w:rPr>
          <w:lang w:val="ru-RU"/>
        </w:rPr>
        <w:t xml:space="preserve">Тестирование средствами </w:t>
      </w:r>
      <w:r>
        <w:t>Signal</w:t>
      </w:r>
      <w:r w:rsidRPr="006406F6">
        <w:rPr>
          <w:lang w:val="ru-RU"/>
        </w:rPr>
        <w:t xml:space="preserve"> </w:t>
      </w:r>
      <w:r>
        <w:t>Tap</w:t>
      </w:r>
      <w:r w:rsidRPr="006406F6">
        <w:rPr>
          <w:lang w:val="ru-RU"/>
        </w:rPr>
        <w:t xml:space="preserve"> </w:t>
      </w:r>
      <w:r>
        <w:t>II</w:t>
      </w:r>
      <w:bookmarkEnd w:id="125"/>
    </w:p>
    <w:p w14:paraId="530C1EC6" w14:textId="77777777" w:rsidR="00CF4798" w:rsidRPr="00571D40" w:rsidRDefault="00CF4798" w:rsidP="00CF4798">
      <w:pPr>
        <w:pStyle w:val="3"/>
        <w:rPr>
          <w:lang w:val="ru-RU"/>
        </w:rPr>
      </w:pPr>
      <w:bookmarkStart w:id="126" w:name="_Toc162361357"/>
      <w:r w:rsidRPr="00571D40">
        <w:rPr>
          <w:lang w:val="ru-RU"/>
        </w:rPr>
        <w:t xml:space="preserve">Тестирование на плате средствами </w:t>
      </w:r>
      <w:r>
        <w:t>Signal</w:t>
      </w:r>
      <w:r w:rsidRPr="00571D40">
        <w:rPr>
          <w:lang w:val="ru-RU"/>
        </w:rPr>
        <w:t xml:space="preserve"> </w:t>
      </w:r>
      <w:r>
        <w:t>Tap</w:t>
      </w:r>
      <w:r w:rsidRPr="00571D40">
        <w:rPr>
          <w:lang w:val="ru-RU"/>
        </w:rPr>
        <w:t xml:space="preserve"> </w:t>
      </w:r>
      <w:r>
        <w:t>II</w:t>
      </w:r>
      <w:bookmarkEnd w:id="126"/>
    </w:p>
    <w:p w14:paraId="693F223A" w14:textId="758E5297" w:rsidR="00AE61D0" w:rsidRPr="00AE61D0" w:rsidRDefault="00AE61D0" w:rsidP="00CF4798">
      <w:pPr>
        <w:rPr>
          <w:lang w:val="ru-RU"/>
        </w:rPr>
      </w:pPr>
      <w:r>
        <w:rPr>
          <w:lang w:val="ru-RU"/>
        </w:rPr>
        <w:t xml:space="preserve">Настройки </w:t>
      </w:r>
      <w:r>
        <w:t>Signal</w:t>
      </w:r>
      <w:r w:rsidRPr="00AE61D0">
        <w:rPr>
          <w:lang w:val="ru-RU"/>
        </w:rPr>
        <w:t xml:space="preserve"> </w:t>
      </w:r>
      <w:r>
        <w:t>Tap</w:t>
      </w:r>
      <w:r w:rsidRPr="00AE61D0">
        <w:rPr>
          <w:lang w:val="ru-RU"/>
        </w:rPr>
        <w:t xml:space="preserve"> </w:t>
      </w:r>
      <w:r>
        <w:t>II</w:t>
      </w:r>
      <w:r w:rsidRPr="00AE61D0">
        <w:rPr>
          <w:lang w:val="ru-RU"/>
        </w:rPr>
        <w:t xml:space="preserve"> </w:t>
      </w:r>
      <w:r>
        <w:rPr>
          <w:lang w:val="ru-RU"/>
        </w:rPr>
        <w:t>остаются такими же, единственное, что изменяется, некоторые адреса сигналов, так как для дополнительного задания был создан отдельный проект.</w:t>
      </w:r>
    </w:p>
    <w:p w14:paraId="130580FA" w14:textId="57295F70" w:rsidR="00CF4798" w:rsidRPr="00571D40" w:rsidRDefault="00CF4798" w:rsidP="00CF4798">
      <w:pPr>
        <w:rPr>
          <w:lang w:val="ru-RU"/>
        </w:rPr>
      </w:pPr>
      <w:r w:rsidRPr="00571D40">
        <w:rPr>
          <w:lang w:val="ru-RU"/>
        </w:rPr>
        <w:t>Выполним полную компиляцию. В отчете о компиляции видно, что устройство удовлетворяет временным параметрам.</w:t>
      </w:r>
    </w:p>
    <w:p w14:paraId="5531B1A3" w14:textId="55BB99CA" w:rsidR="00CF4798" w:rsidRDefault="008E49D1" w:rsidP="00CF4798">
      <w:pPr>
        <w:pStyle w:val="a4"/>
      </w:pPr>
      <w:r w:rsidRPr="008E49D1">
        <w:rPr>
          <w:noProof/>
        </w:rPr>
        <w:drawing>
          <wp:inline distT="0" distB="0" distL="0" distR="0" wp14:anchorId="1907AC0F" wp14:editId="4DDFACEF">
            <wp:extent cx="3911600" cy="893687"/>
            <wp:effectExtent l="0" t="0" r="0" b="1905"/>
            <wp:docPr id="1393157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5730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30601" cy="89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AA9B" w14:textId="1D390BD0" w:rsidR="00CF4798" w:rsidRPr="00571D40" w:rsidRDefault="00CF4798" w:rsidP="00CF4798">
      <w:pPr>
        <w:pStyle w:val="a4"/>
        <w:rPr>
          <w:lang w:val="ru-RU"/>
        </w:rPr>
      </w:pPr>
      <w:bookmarkStart w:id="127" w:name="_Toc162361318"/>
      <w:r w:rsidRPr="00571D40">
        <w:rPr>
          <w:lang w:val="ru-RU"/>
        </w:rPr>
        <w:t xml:space="preserve">Рис. </w:t>
      </w:r>
      <w:r>
        <w:fldChar w:fldCharType="begin"/>
      </w:r>
      <w:r w:rsidRPr="00571D40">
        <w:rPr>
          <w:lang w:val="ru-RU"/>
        </w:rPr>
        <w:instrText xml:space="preserve"> </w:instrText>
      </w:r>
      <w:r>
        <w:instrText>SEQ</w:instrText>
      </w:r>
      <w:r w:rsidRPr="00571D40">
        <w:rPr>
          <w:lang w:val="ru-RU"/>
        </w:rPr>
        <w:instrText xml:space="preserve"> Рис. \* </w:instrText>
      </w:r>
      <w:r>
        <w:instrText>ARABIC</w:instrText>
      </w:r>
      <w:r w:rsidRPr="00571D40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51</w:t>
      </w:r>
      <w:r>
        <w:fldChar w:fldCharType="end"/>
      </w:r>
      <w:r w:rsidRPr="00571D40">
        <w:rPr>
          <w:lang w:val="ru-RU"/>
        </w:rPr>
        <w:t xml:space="preserve"> – </w:t>
      </w:r>
      <w:r w:rsidRPr="00571D40">
        <w:rPr>
          <w:noProof/>
          <w:lang w:val="ru-RU"/>
        </w:rPr>
        <w:t>Временные характеристики устройства</w:t>
      </w:r>
      <w:bookmarkEnd w:id="127"/>
    </w:p>
    <w:p w14:paraId="2635E7D5" w14:textId="77777777" w:rsidR="00CF4798" w:rsidRPr="006229F3" w:rsidRDefault="00CF4798" w:rsidP="00CF4798">
      <w:pPr>
        <w:rPr>
          <w:lang w:val="ru-RU"/>
        </w:rPr>
      </w:pPr>
      <w:r w:rsidRPr="00571D40">
        <w:rPr>
          <w:lang w:val="ru-RU"/>
        </w:rPr>
        <w:t xml:space="preserve">Теперь запустим и выполним проверку корректности работы программы на плате. </w:t>
      </w:r>
      <w:r w:rsidRPr="006229F3">
        <w:rPr>
          <w:lang w:val="ru-RU"/>
        </w:rPr>
        <w:t>Выполним загрузку разработанного модуля на плату и запустим тестирование:</w:t>
      </w:r>
    </w:p>
    <w:p w14:paraId="7D0BA307" w14:textId="245EE390" w:rsidR="00CF4798" w:rsidRPr="00411608" w:rsidRDefault="00411608" w:rsidP="00CF4798">
      <w:pPr>
        <w:pStyle w:val="a4"/>
        <w:rPr>
          <w:b/>
          <w:bCs/>
        </w:rPr>
      </w:pPr>
      <w:r w:rsidRPr="00411608">
        <w:rPr>
          <w:b/>
          <w:bCs/>
          <w:noProof/>
        </w:rPr>
        <w:lastRenderedPageBreak/>
        <w:drawing>
          <wp:inline distT="0" distB="0" distL="0" distR="0" wp14:anchorId="674CBF3C" wp14:editId="2CC463FA">
            <wp:extent cx="5940425" cy="873125"/>
            <wp:effectExtent l="0" t="0" r="3175" b="3175"/>
            <wp:docPr id="576043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4366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3CC7" w14:textId="5F2F55A5" w:rsidR="00CF4798" w:rsidRDefault="00CF4798" w:rsidP="00CF4798">
      <w:pPr>
        <w:pStyle w:val="a4"/>
        <w:rPr>
          <w:lang w:val="ru-RU"/>
        </w:rPr>
      </w:pPr>
      <w:bookmarkStart w:id="128" w:name="_Toc162361319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3A73C7" w:rsidRPr="003A73C7">
        <w:rPr>
          <w:noProof/>
          <w:lang w:val="ru-RU"/>
        </w:rPr>
        <w:t>52</w:t>
      </w:r>
      <w:r>
        <w:fldChar w:fldCharType="end"/>
      </w:r>
      <w:r w:rsidRPr="0052102C">
        <w:rPr>
          <w:lang w:val="ru-RU"/>
        </w:rPr>
        <w:t xml:space="preserve"> – Результат </w:t>
      </w:r>
      <w:proofErr w:type="spellStart"/>
      <w:r>
        <w:t>SignalTap</w:t>
      </w:r>
      <w:proofErr w:type="spellEnd"/>
      <w:r w:rsidRPr="0052102C">
        <w:rPr>
          <w:lang w:val="ru-RU"/>
        </w:rPr>
        <w:t xml:space="preserve"> </w:t>
      </w:r>
      <w:r>
        <w:t>II</w:t>
      </w:r>
      <w:bookmarkEnd w:id="128"/>
    </w:p>
    <w:p w14:paraId="667A743C" w14:textId="77777777" w:rsidR="00CF4798" w:rsidRPr="008E49D1" w:rsidRDefault="00CF4798" w:rsidP="00CF4798">
      <w:r>
        <w:rPr>
          <w:lang w:val="ru-RU"/>
        </w:rPr>
        <w:t xml:space="preserve">Полученная временная диаграмма совпадает с той, что была получена в ходе тестирования проекта средствами </w:t>
      </w:r>
      <w:r>
        <w:t>ModelSim</w:t>
      </w:r>
      <w:r w:rsidRPr="0052102C">
        <w:rPr>
          <w:lang w:val="ru-RU"/>
        </w:rPr>
        <w:t xml:space="preserve"> </w:t>
      </w:r>
      <w:r>
        <w:rPr>
          <w:lang w:val="ru-RU"/>
        </w:rPr>
        <w:t>(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_Ref162317414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F334D9">
        <w:rPr>
          <w:lang w:val="ru-RU"/>
        </w:rPr>
        <w:t xml:space="preserve">Рис. </w:t>
      </w:r>
      <w:r w:rsidRPr="00EF05EB">
        <w:rPr>
          <w:noProof/>
          <w:lang w:val="ru-RU"/>
        </w:rPr>
        <w:t>34</w:t>
      </w:r>
      <w:r>
        <w:rPr>
          <w:lang w:val="ru-RU"/>
        </w:rPr>
        <w:fldChar w:fldCharType="end"/>
      </w:r>
      <w:r>
        <w:rPr>
          <w:lang w:val="ru-RU"/>
        </w:rPr>
        <w:t>). Данные поступают и передаются на приёмник корректно.</w:t>
      </w:r>
    </w:p>
    <w:p w14:paraId="01120F36" w14:textId="77777777" w:rsidR="0068156E" w:rsidRPr="00E473FB" w:rsidRDefault="0068156E" w:rsidP="001641F1">
      <w:pPr>
        <w:ind w:firstLine="0"/>
        <w:rPr>
          <w:lang w:val="ru-RU"/>
        </w:rPr>
      </w:pPr>
    </w:p>
    <w:p w14:paraId="262B2819" w14:textId="2154273C" w:rsidR="00BD6900" w:rsidRPr="003E3A9C" w:rsidRDefault="00BD6900" w:rsidP="003E3A9C">
      <w:pPr>
        <w:ind w:firstLine="0"/>
      </w:pPr>
      <w:r>
        <w:rPr>
          <w:lang w:val="ru-RU"/>
        </w:rPr>
        <w:br w:type="page"/>
      </w:r>
    </w:p>
    <w:p w14:paraId="0EDF2133" w14:textId="77777777" w:rsidR="00A50A33" w:rsidRDefault="00A50A33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</w:p>
    <w:p w14:paraId="20EBBA27" w14:textId="77007574" w:rsidR="00AC5CE7" w:rsidRDefault="00EB2FE9" w:rsidP="00EA3537">
      <w:pPr>
        <w:pStyle w:val="1"/>
        <w:rPr>
          <w:lang w:val="ru-RU"/>
        </w:rPr>
      </w:pPr>
      <w:bookmarkStart w:id="129" w:name="_Toc161170176"/>
      <w:bookmarkStart w:id="130" w:name="_Toc162361358"/>
      <w:r>
        <w:t>Вывод</w:t>
      </w:r>
      <w:bookmarkEnd w:id="129"/>
      <w:bookmarkEnd w:id="130"/>
    </w:p>
    <w:p w14:paraId="31870DAE" w14:textId="26276E50" w:rsidR="00FC5D06" w:rsidRPr="00FC5D06" w:rsidRDefault="00FC5D06" w:rsidP="00FC5D06">
      <w:pPr>
        <w:rPr>
          <w:lang w:val="ru-RU"/>
        </w:rPr>
      </w:pPr>
      <w:r w:rsidRPr="00FC5D06">
        <w:rPr>
          <w:lang w:val="ru-RU"/>
        </w:rPr>
        <w:t xml:space="preserve">В ходе лабораторной работы успешно разработан и скомпилирован проект в среде ModelSim, включающий в себя </w:t>
      </w:r>
      <w:proofErr w:type="spellStart"/>
      <w:r w:rsidRPr="00FC5D06">
        <w:rPr>
          <w:lang w:val="ru-RU"/>
        </w:rPr>
        <w:t>master</w:t>
      </w:r>
      <w:proofErr w:type="spellEnd"/>
      <w:r w:rsidRPr="00FC5D06">
        <w:rPr>
          <w:lang w:val="ru-RU"/>
        </w:rPr>
        <w:t xml:space="preserve">-модуль и два </w:t>
      </w:r>
      <w:proofErr w:type="spellStart"/>
      <w:r w:rsidRPr="00FC5D06">
        <w:rPr>
          <w:lang w:val="ru-RU"/>
        </w:rPr>
        <w:t>slave</w:t>
      </w:r>
      <w:proofErr w:type="spellEnd"/>
      <w:r w:rsidRPr="00FC5D06">
        <w:rPr>
          <w:lang w:val="ru-RU"/>
        </w:rPr>
        <w:t xml:space="preserve">-модуля: </w:t>
      </w:r>
      <w:proofErr w:type="spellStart"/>
      <w:r w:rsidRPr="00FC5D06">
        <w:rPr>
          <w:lang w:val="ru-RU"/>
        </w:rPr>
        <w:t>my_slave</w:t>
      </w:r>
      <w:proofErr w:type="spellEnd"/>
      <w:r w:rsidRPr="00FC5D06">
        <w:rPr>
          <w:lang w:val="ru-RU"/>
        </w:rPr>
        <w:t xml:space="preserve"> и </w:t>
      </w:r>
      <w:proofErr w:type="spellStart"/>
      <w:r w:rsidRPr="00FC5D06">
        <w:rPr>
          <w:lang w:val="ru-RU"/>
        </w:rPr>
        <w:t>my_slaveWS</w:t>
      </w:r>
      <w:proofErr w:type="spellEnd"/>
      <w:r w:rsidRPr="00FC5D06">
        <w:rPr>
          <w:lang w:val="ru-RU"/>
        </w:rPr>
        <w:t>. Анализ временной диаграммы подтвердил корректность передачи данных между модулями.</w:t>
      </w:r>
    </w:p>
    <w:p w14:paraId="61F4A264" w14:textId="415EE28E" w:rsidR="00FC5D06" w:rsidRPr="00FC5D06" w:rsidRDefault="00FC5D06" w:rsidP="00FC5D06">
      <w:pPr>
        <w:rPr>
          <w:lang w:val="ru-RU"/>
        </w:rPr>
      </w:pPr>
      <w:r w:rsidRPr="00FC5D06">
        <w:rPr>
          <w:lang w:val="ru-RU"/>
        </w:rPr>
        <w:t>В `</w:t>
      </w:r>
      <w:proofErr w:type="spellStart"/>
      <w:r w:rsidRPr="00FC5D06">
        <w:rPr>
          <w:lang w:val="ru-RU"/>
        </w:rPr>
        <w:t>my_slave</w:t>
      </w:r>
      <w:proofErr w:type="spellEnd"/>
      <w:r w:rsidRPr="00FC5D06">
        <w:rPr>
          <w:lang w:val="ru-RU"/>
        </w:rPr>
        <w:t>`, являющемся 8-битным устройством, подается 32 бита данных, что требует организации очереди для их записи. Именно поэтому возникает необходимость в использовании сигнала wr1D, чтобы обработать эти данные порциями по 8 бит.</w:t>
      </w:r>
    </w:p>
    <w:p w14:paraId="7DD1378A" w14:textId="03B48DF1" w:rsidR="00FC5D06" w:rsidRPr="00FC5D06" w:rsidRDefault="00FC5D06" w:rsidP="00FC5D06">
      <w:pPr>
        <w:rPr>
          <w:lang w:val="ru-RU"/>
        </w:rPr>
      </w:pPr>
      <w:r w:rsidRPr="00FC5D06">
        <w:rPr>
          <w:lang w:val="ru-RU"/>
        </w:rPr>
        <w:t xml:space="preserve">С другой стороны, второй </w:t>
      </w:r>
      <w:proofErr w:type="spellStart"/>
      <w:r w:rsidRPr="00FC5D06">
        <w:rPr>
          <w:lang w:val="ru-RU"/>
        </w:rPr>
        <w:t>slave</w:t>
      </w:r>
      <w:proofErr w:type="spellEnd"/>
      <w:r w:rsidRPr="00FC5D06">
        <w:rPr>
          <w:lang w:val="ru-RU"/>
        </w:rPr>
        <w:t xml:space="preserve"> (</w:t>
      </w:r>
      <w:proofErr w:type="spellStart"/>
      <w:r w:rsidRPr="00FC5D06">
        <w:rPr>
          <w:lang w:val="ru-RU"/>
        </w:rPr>
        <w:t>my_slaveWS</w:t>
      </w:r>
      <w:proofErr w:type="spellEnd"/>
      <w:r w:rsidRPr="00FC5D06">
        <w:rPr>
          <w:lang w:val="ru-RU"/>
        </w:rPr>
        <w:t>) является 32-битным устройством, что позволяет обрабатывать 32-битные данные сразу, без необходимости в организации очереди. Поэтому для него используется сигнал wr2D, и данные обрабатываются непосредственно.</w:t>
      </w:r>
    </w:p>
    <w:p w14:paraId="004B3A14" w14:textId="401A0DBB" w:rsidR="005069F7" w:rsidRPr="005069F7" w:rsidRDefault="00FC5D06" w:rsidP="00FC5D06">
      <w:pPr>
        <w:rPr>
          <w:lang w:val="ru-RU"/>
        </w:rPr>
      </w:pPr>
      <w:r w:rsidRPr="00FC5D06">
        <w:rPr>
          <w:lang w:val="ru-RU"/>
        </w:rPr>
        <w:t xml:space="preserve">Внесенные изменения в адреса и данные были успешно учтены в проекте, и временная диаграмма верно отображает процесс обмена данными между </w:t>
      </w:r>
      <w:proofErr w:type="spellStart"/>
      <w:r w:rsidRPr="00FC5D06">
        <w:rPr>
          <w:lang w:val="ru-RU"/>
        </w:rPr>
        <w:t>master</w:t>
      </w:r>
      <w:proofErr w:type="spellEnd"/>
      <w:r w:rsidRPr="00FC5D06">
        <w:rPr>
          <w:lang w:val="ru-RU"/>
        </w:rPr>
        <w:t xml:space="preserve">- и </w:t>
      </w:r>
      <w:proofErr w:type="spellStart"/>
      <w:r w:rsidRPr="00FC5D06">
        <w:rPr>
          <w:lang w:val="ru-RU"/>
        </w:rPr>
        <w:t>slave</w:t>
      </w:r>
      <w:proofErr w:type="spellEnd"/>
      <w:r w:rsidRPr="00FC5D06">
        <w:rPr>
          <w:lang w:val="ru-RU"/>
        </w:rPr>
        <w:t>-модулями, учитывая их особенности и требования к обработке данных.</w:t>
      </w:r>
    </w:p>
    <w:sectPr w:rsidR="005069F7" w:rsidRPr="005069F7" w:rsidSect="0072599F">
      <w:footerReference w:type="default" r:id="rId5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E79DB4" w14:textId="77777777" w:rsidR="0072599F" w:rsidRDefault="0072599F" w:rsidP="00280658">
      <w:r>
        <w:separator/>
      </w:r>
    </w:p>
  </w:endnote>
  <w:endnote w:type="continuationSeparator" w:id="0">
    <w:p w14:paraId="0604255A" w14:textId="77777777" w:rsidR="0072599F" w:rsidRDefault="0072599F" w:rsidP="002806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4442122"/>
      <w:docPartObj>
        <w:docPartGallery w:val="Page Numbers (Bottom of Page)"/>
        <w:docPartUnique/>
      </w:docPartObj>
    </w:sdtPr>
    <w:sdtContent>
      <w:p w14:paraId="210E4B36" w14:textId="7CF267B4" w:rsidR="00842F52" w:rsidRDefault="00842F52" w:rsidP="00CE4D4E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42F2ED" w14:textId="77777777" w:rsidR="00842F52" w:rsidRDefault="00842F52" w:rsidP="00280658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A67E19" w14:textId="77777777" w:rsidR="0072599F" w:rsidRDefault="0072599F" w:rsidP="00280658">
      <w:r>
        <w:separator/>
      </w:r>
    </w:p>
  </w:footnote>
  <w:footnote w:type="continuationSeparator" w:id="0">
    <w:p w14:paraId="482A0299" w14:textId="77777777" w:rsidR="0072599F" w:rsidRDefault="0072599F" w:rsidP="002806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584564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97C361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147C72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69B4DA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3947793"/>
    <w:multiLevelType w:val="multilevel"/>
    <w:tmpl w:val="42FC1480"/>
    <w:lvl w:ilvl="0">
      <w:start w:val="1"/>
      <w:numFmt w:val="decimal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5" w15:restartNumberingAfterBreak="0">
    <w:nsid w:val="13112E50"/>
    <w:multiLevelType w:val="hybridMultilevel"/>
    <w:tmpl w:val="DA02F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D718F"/>
    <w:multiLevelType w:val="multilevel"/>
    <w:tmpl w:val="C520EF1E"/>
    <w:lvl w:ilvl="0">
      <w:start w:val="1"/>
      <w:numFmt w:val="decimal"/>
      <w:pStyle w:val="1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  <w:lang w:val="ru-RU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7" w15:restartNumberingAfterBreak="0">
    <w:nsid w:val="46946295"/>
    <w:multiLevelType w:val="hybridMultilevel"/>
    <w:tmpl w:val="8152A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9F77BB"/>
    <w:multiLevelType w:val="multilevel"/>
    <w:tmpl w:val="BDB69D7E"/>
    <w:lvl w:ilvl="0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26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2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47" w:hanging="1800"/>
      </w:pPr>
      <w:rPr>
        <w:rFonts w:hint="default"/>
      </w:rPr>
    </w:lvl>
  </w:abstractNum>
  <w:abstractNum w:abstractNumId="9" w15:restartNumberingAfterBreak="0">
    <w:nsid w:val="50A3457F"/>
    <w:multiLevelType w:val="hybridMultilevel"/>
    <w:tmpl w:val="D1FAEE30"/>
    <w:lvl w:ilvl="0" w:tplc="04190001">
      <w:start w:val="1"/>
      <w:numFmt w:val="bullet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0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63236FA4"/>
    <w:multiLevelType w:val="hybridMultilevel"/>
    <w:tmpl w:val="EA7420B4"/>
    <w:lvl w:ilvl="0" w:tplc="AA32F5B0">
      <w:numFmt w:val="bullet"/>
      <w:lvlText w:val=""/>
      <w:lvlJc w:val="left"/>
      <w:pPr>
        <w:ind w:left="927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883449525">
    <w:abstractNumId w:val="4"/>
  </w:num>
  <w:num w:numId="2" w16cid:durableId="2055233219">
    <w:abstractNumId w:val="10"/>
  </w:num>
  <w:num w:numId="3" w16cid:durableId="268968928">
    <w:abstractNumId w:val="5"/>
  </w:num>
  <w:num w:numId="4" w16cid:durableId="755132190">
    <w:abstractNumId w:val="7"/>
  </w:num>
  <w:num w:numId="5" w16cid:durableId="1365597169">
    <w:abstractNumId w:val="0"/>
  </w:num>
  <w:num w:numId="6" w16cid:durableId="811950346">
    <w:abstractNumId w:val="3"/>
  </w:num>
  <w:num w:numId="7" w16cid:durableId="996878870">
    <w:abstractNumId w:val="9"/>
  </w:num>
  <w:num w:numId="8" w16cid:durableId="2134669421">
    <w:abstractNumId w:val="8"/>
  </w:num>
  <w:num w:numId="9" w16cid:durableId="1899515932">
    <w:abstractNumId w:val="2"/>
  </w:num>
  <w:num w:numId="10" w16cid:durableId="82315843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48218279">
    <w:abstractNumId w:val="6"/>
  </w:num>
  <w:num w:numId="12" w16cid:durableId="1982472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38278651">
    <w:abstractNumId w:val="1"/>
  </w:num>
  <w:num w:numId="14" w16cid:durableId="1274820530">
    <w:abstractNumId w:val="11"/>
  </w:num>
  <w:num w:numId="15" w16cid:durableId="210578525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at Nepo">
    <w15:presenceInfo w15:providerId="Windows Live" w15:userId="3b956cae889607c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963"/>
    <w:rsid w:val="000037FA"/>
    <w:rsid w:val="00015967"/>
    <w:rsid w:val="000163CA"/>
    <w:rsid w:val="000179C6"/>
    <w:rsid w:val="00020A47"/>
    <w:rsid w:val="00026B4C"/>
    <w:rsid w:val="000305BE"/>
    <w:rsid w:val="00032E57"/>
    <w:rsid w:val="000331DA"/>
    <w:rsid w:val="00033D14"/>
    <w:rsid w:val="00037667"/>
    <w:rsid w:val="000378D7"/>
    <w:rsid w:val="00042825"/>
    <w:rsid w:val="00054428"/>
    <w:rsid w:val="00054E07"/>
    <w:rsid w:val="000568A9"/>
    <w:rsid w:val="000575E0"/>
    <w:rsid w:val="00062EF9"/>
    <w:rsid w:val="00063EEF"/>
    <w:rsid w:val="00066B09"/>
    <w:rsid w:val="00071840"/>
    <w:rsid w:val="00074B1D"/>
    <w:rsid w:val="00081774"/>
    <w:rsid w:val="00084FC2"/>
    <w:rsid w:val="00094AC5"/>
    <w:rsid w:val="000A2405"/>
    <w:rsid w:val="000A3611"/>
    <w:rsid w:val="000A5961"/>
    <w:rsid w:val="000A7EDB"/>
    <w:rsid w:val="000B22CD"/>
    <w:rsid w:val="000B4ACA"/>
    <w:rsid w:val="000B54FE"/>
    <w:rsid w:val="000C235A"/>
    <w:rsid w:val="000C3550"/>
    <w:rsid w:val="000C68E8"/>
    <w:rsid w:val="000D049C"/>
    <w:rsid w:val="000E0178"/>
    <w:rsid w:val="000E1E8F"/>
    <w:rsid w:val="000E55A0"/>
    <w:rsid w:val="000F01A4"/>
    <w:rsid w:val="000F6357"/>
    <w:rsid w:val="000F6CEB"/>
    <w:rsid w:val="000F7AFA"/>
    <w:rsid w:val="0010507A"/>
    <w:rsid w:val="001112A0"/>
    <w:rsid w:val="00111CF2"/>
    <w:rsid w:val="00111D34"/>
    <w:rsid w:val="0011345D"/>
    <w:rsid w:val="001144DB"/>
    <w:rsid w:val="00116619"/>
    <w:rsid w:val="00123ACB"/>
    <w:rsid w:val="00125371"/>
    <w:rsid w:val="00127B39"/>
    <w:rsid w:val="0014175F"/>
    <w:rsid w:val="001428D4"/>
    <w:rsid w:val="00146C16"/>
    <w:rsid w:val="00152AB2"/>
    <w:rsid w:val="001641F1"/>
    <w:rsid w:val="001643DA"/>
    <w:rsid w:val="00165215"/>
    <w:rsid w:val="0016525D"/>
    <w:rsid w:val="00165426"/>
    <w:rsid w:val="00170900"/>
    <w:rsid w:val="0017120D"/>
    <w:rsid w:val="00171659"/>
    <w:rsid w:val="00171949"/>
    <w:rsid w:val="00172831"/>
    <w:rsid w:val="00184BBA"/>
    <w:rsid w:val="00185474"/>
    <w:rsid w:val="0018702F"/>
    <w:rsid w:val="001910DD"/>
    <w:rsid w:val="0019661B"/>
    <w:rsid w:val="00197668"/>
    <w:rsid w:val="001A41F1"/>
    <w:rsid w:val="001A7A1B"/>
    <w:rsid w:val="001B1E6D"/>
    <w:rsid w:val="001B1F84"/>
    <w:rsid w:val="001C484C"/>
    <w:rsid w:val="001C4D31"/>
    <w:rsid w:val="001C78AE"/>
    <w:rsid w:val="001D0383"/>
    <w:rsid w:val="001D78A8"/>
    <w:rsid w:val="001D7AB7"/>
    <w:rsid w:val="001D7BB5"/>
    <w:rsid w:val="001E75FD"/>
    <w:rsid w:val="001F00B2"/>
    <w:rsid w:val="001F46F8"/>
    <w:rsid w:val="00201EA1"/>
    <w:rsid w:val="00203729"/>
    <w:rsid w:val="00211FCB"/>
    <w:rsid w:val="00212D21"/>
    <w:rsid w:val="00213C45"/>
    <w:rsid w:val="00217C30"/>
    <w:rsid w:val="00224356"/>
    <w:rsid w:val="00231090"/>
    <w:rsid w:val="00232D65"/>
    <w:rsid w:val="002402B4"/>
    <w:rsid w:val="00241FE9"/>
    <w:rsid w:val="00242265"/>
    <w:rsid w:val="002431F7"/>
    <w:rsid w:val="002434AC"/>
    <w:rsid w:val="002448AD"/>
    <w:rsid w:val="00247579"/>
    <w:rsid w:val="00247C39"/>
    <w:rsid w:val="002533B3"/>
    <w:rsid w:val="00253DCA"/>
    <w:rsid w:val="00260AC7"/>
    <w:rsid w:val="00261FE0"/>
    <w:rsid w:val="00264B65"/>
    <w:rsid w:val="00273792"/>
    <w:rsid w:val="00275B5D"/>
    <w:rsid w:val="00280658"/>
    <w:rsid w:val="00281BFF"/>
    <w:rsid w:val="002866DC"/>
    <w:rsid w:val="00294FD8"/>
    <w:rsid w:val="00296904"/>
    <w:rsid w:val="002A2659"/>
    <w:rsid w:val="002B136A"/>
    <w:rsid w:val="002B17E2"/>
    <w:rsid w:val="002C351F"/>
    <w:rsid w:val="002C7702"/>
    <w:rsid w:val="002D31C9"/>
    <w:rsid w:val="002D45DD"/>
    <w:rsid w:val="002D66D2"/>
    <w:rsid w:val="002E53AA"/>
    <w:rsid w:val="002E6B72"/>
    <w:rsid w:val="002F0315"/>
    <w:rsid w:val="002F0E67"/>
    <w:rsid w:val="002F1DAA"/>
    <w:rsid w:val="002F1F3E"/>
    <w:rsid w:val="002F4192"/>
    <w:rsid w:val="002F5A61"/>
    <w:rsid w:val="002F62E0"/>
    <w:rsid w:val="003105B5"/>
    <w:rsid w:val="003135F5"/>
    <w:rsid w:val="0031414C"/>
    <w:rsid w:val="003146B4"/>
    <w:rsid w:val="003276C1"/>
    <w:rsid w:val="0033111D"/>
    <w:rsid w:val="00332E8D"/>
    <w:rsid w:val="00336A35"/>
    <w:rsid w:val="00336B5C"/>
    <w:rsid w:val="00340F64"/>
    <w:rsid w:val="0034188A"/>
    <w:rsid w:val="00341F8B"/>
    <w:rsid w:val="003452DC"/>
    <w:rsid w:val="0034699C"/>
    <w:rsid w:val="00347897"/>
    <w:rsid w:val="00352327"/>
    <w:rsid w:val="00354676"/>
    <w:rsid w:val="00355F28"/>
    <w:rsid w:val="003600A5"/>
    <w:rsid w:val="00364368"/>
    <w:rsid w:val="00365659"/>
    <w:rsid w:val="00365AAE"/>
    <w:rsid w:val="00373152"/>
    <w:rsid w:val="00375B3B"/>
    <w:rsid w:val="003765C9"/>
    <w:rsid w:val="003831F7"/>
    <w:rsid w:val="00385B0D"/>
    <w:rsid w:val="00386043"/>
    <w:rsid w:val="00391156"/>
    <w:rsid w:val="0039669C"/>
    <w:rsid w:val="003A27D2"/>
    <w:rsid w:val="003A3E77"/>
    <w:rsid w:val="003A73C7"/>
    <w:rsid w:val="003A7816"/>
    <w:rsid w:val="003A7D84"/>
    <w:rsid w:val="003B3081"/>
    <w:rsid w:val="003B50EA"/>
    <w:rsid w:val="003C28E0"/>
    <w:rsid w:val="003C2E2D"/>
    <w:rsid w:val="003C630F"/>
    <w:rsid w:val="003C6CBF"/>
    <w:rsid w:val="003C72D3"/>
    <w:rsid w:val="003D1EED"/>
    <w:rsid w:val="003D365D"/>
    <w:rsid w:val="003D3B4D"/>
    <w:rsid w:val="003D6CF6"/>
    <w:rsid w:val="003E0230"/>
    <w:rsid w:val="003E3868"/>
    <w:rsid w:val="003E3A9C"/>
    <w:rsid w:val="003E5010"/>
    <w:rsid w:val="003E6516"/>
    <w:rsid w:val="003F059D"/>
    <w:rsid w:val="003F0884"/>
    <w:rsid w:val="003F555E"/>
    <w:rsid w:val="003F5FD9"/>
    <w:rsid w:val="003F7399"/>
    <w:rsid w:val="00401F13"/>
    <w:rsid w:val="004023BE"/>
    <w:rsid w:val="00402C33"/>
    <w:rsid w:val="0040657A"/>
    <w:rsid w:val="004108D0"/>
    <w:rsid w:val="004112E7"/>
    <w:rsid w:val="00411608"/>
    <w:rsid w:val="004116AE"/>
    <w:rsid w:val="00412CF2"/>
    <w:rsid w:val="00413DE0"/>
    <w:rsid w:val="00415BB4"/>
    <w:rsid w:val="00416CA4"/>
    <w:rsid w:val="00427394"/>
    <w:rsid w:val="004303B2"/>
    <w:rsid w:val="0043254C"/>
    <w:rsid w:val="004327AD"/>
    <w:rsid w:val="00432D20"/>
    <w:rsid w:val="00434514"/>
    <w:rsid w:val="00441524"/>
    <w:rsid w:val="0044498F"/>
    <w:rsid w:val="00445BA1"/>
    <w:rsid w:val="00446347"/>
    <w:rsid w:val="00451E94"/>
    <w:rsid w:val="00452636"/>
    <w:rsid w:val="00452B13"/>
    <w:rsid w:val="004553E8"/>
    <w:rsid w:val="004563F1"/>
    <w:rsid w:val="004564B8"/>
    <w:rsid w:val="00456983"/>
    <w:rsid w:val="004619BF"/>
    <w:rsid w:val="0046440D"/>
    <w:rsid w:val="004661D5"/>
    <w:rsid w:val="00467ED3"/>
    <w:rsid w:val="004751B8"/>
    <w:rsid w:val="0047569F"/>
    <w:rsid w:val="0047773B"/>
    <w:rsid w:val="00485E0F"/>
    <w:rsid w:val="004878A4"/>
    <w:rsid w:val="00487EC9"/>
    <w:rsid w:val="00491900"/>
    <w:rsid w:val="0049599D"/>
    <w:rsid w:val="004A1A9D"/>
    <w:rsid w:val="004A2688"/>
    <w:rsid w:val="004B1D26"/>
    <w:rsid w:val="004B359A"/>
    <w:rsid w:val="004B65AB"/>
    <w:rsid w:val="004B7ED8"/>
    <w:rsid w:val="004C4C62"/>
    <w:rsid w:val="004C515C"/>
    <w:rsid w:val="004D3ED5"/>
    <w:rsid w:val="004D64C7"/>
    <w:rsid w:val="004E1A5F"/>
    <w:rsid w:val="004E2BF5"/>
    <w:rsid w:val="004E6F36"/>
    <w:rsid w:val="004F04EA"/>
    <w:rsid w:val="004F0A75"/>
    <w:rsid w:val="004F0F37"/>
    <w:rsid w:val="004F1958"/>
    <w:rsid w:val="004F3822"/>
    <w:rsid w:val="004F4C6F"/>
    <w:rsid w:val="004F4E02"/>
    <w:rsid w:val="004F6CFF"/>
    <w:rsid w:val="004F6E5B"/>
    <w:rsid w:val="004F7C2A"/>
    <w:rsid w:val="004F7ED1"/>
    <w:rsid w:val="00500D26"/>
    <w:rsid w:val="005065D7"/>
    <w:rsid w:val="005069F7"/>
    <w:rsid w:val="0052102C"/>
    <w:rsid w:val="005222C4"/>
    <w:rsid w:val="005228E8"/>
    <w:rsid w:val="005243F2"/>
    <w:rsid w:val="00527509"/>
    <w:rsid w:val="005275EF"/>
    <w:rsid w:val="00530354"/>
    <w:rsid w:val="00531B6F"/>
    <w:rsid w:val="0053268E"/>
    <w:rsid w:val="00537EEF"/>
    <w:rsid w:val="00541825"/>
    <w:rsid w:val="005427B1"/>
    <w:rsid w:val="00542DD6"/>
    <w:rsid w:val="00550E35"/>
    <w:rsid w:val="005517D9"/>
    <w:rsid w:val="0055290F"/>
    <w:rsid w:val="00553D7F"/>
    <w:rsid w:val="005542DD"/>
    <w:rsid w:val="0055515E"/>
    <w:rsid w:val="00556A20"/>
    <w:rsid w:val="00560F33"/>
    <w:rsid w:val="00562BB4"/>
    <w:rsid w:val="00564AF7"/>
    <w:rsid w:val="00566B27"/>
    <w:rsid w:val="0056700D"/>
    <w:rsid w:val="00571D0C"/>
    <w:rsid w:val="00571D40"/>
    <w:rsid w:val="005720A4"/>
    <w:rsid w:val="00574D3B"/>
    <w:rsid w:val="00576761"/>
    <w:rsid w:val="005767FC"/>
    <w:rsid w:val="00580385"/>
    <w:rsid w:val="00580AB3"/>
    <w:rsid w:val="00581CA5"/>
    <w:rsid w:val="00582345"/>
    <w:rsid w:val="00585A9C"/>
    <w:rsid w:val="005870FD"/>
    <w:rsid w:val="005966A4"/>
    <w:rsid w:val="00596A69"/>
    <w:rsid w:val="005A2A9B"/>
    <w:rsid w:val="005A2BF4"/>
    <w:rsid w:val="005B0289"/>
    <w:rsid w:val="005B1578"/>
    <w:rsid w:val="005B6D7E"/>
    <w:rsid w:val="005C09AA"/>
    <w:rsid w:val="005C3245"/>
    <w:rsid w:val="005C5D50"/>
    <w:rsid w:val="005D0F9D"/>
    <w:rsid w:val="005D3963"/>
    <w:rsid w:val="005D63A6"/>
    <w:rsid w:val="005D6853"/>
    <w:rsid w:val="005D7731"/>
    <w:rsid w:val="005D7E60"/>
    <w:rsid w:val="005D7F44"/>
    <w:rsid w:val="005E1663"/>
    <w:rsid w:val="005E7475"/>
    <w:rsid w:val="005E7853"/>
    <w:rsid w:val="005F0AB3"/>
    <w:rsid w:val="005F0DDE"/>
    <w:rsid w:val="005F14D8"/>
    <w:rsid w:val="005F3E14"/>
    <w:rsid w:val="00611DBA"/>
    <w:rsid w:val="00620B7E"/>
    <w:rsid w:val="00621F1A"/>
    <w:rsid w:val="00622020"/>
    <w:rsid w:val="006229F3"/>
    <w:rsid w:val="006241EA"/>
    <w:rsid w:val="00626D53"/>
    <w:rsid w:val="00634DFA"/>
    <w:rsid w:val="006403C1"/>
    <w:rsid w:val="006406F6"/>
    <w:rsid w:val="0064415F"/>
    <w:rsid w:val="00646807"/>
    <w:rsid w:val="00647825"/>
    <w:rsid w:val="00647F62"/>
    <w:rsid w:val="006511D6"/>
    <w:rsid w:val="0065466B"/>
    <w:rsid w:val="00654CDA"/>
    <w:rsid w:val="0066337C"/>
    <w:rsid w:val="0066434F"/>
    <w:rsid w:val="0067017D"/>
    <w:rsid w:val="00670589"/>
    <w:rsid w:val="00672A7B"/>
    <w:rsid w:val="006731AE"/>
    <w:rsid w:val="00674AAA"/>
    <w:rsid w:val="0068062D"/>
    <w:rsid w:val="0068156E"/>
    <w:rsid w:val="00682E95"/>
    <w:rsid w:val="006874D9"/>
    <w:rsid w:val="00687675"/>
    <w:rsid w:val="00695B3D"/>
    <w:rsid w:val="00696629"/>
    <w:rsid w:val="00697D1D"/>
    <w:rsid w:val="006A2B17"/>
    <w:rsid w:val="006A32A3"/>
    <w:rsid w:val="006A475A"/>
    <w:rsid w:val="006A4EBF"/>
    <w:rsid w:val="006A6967"/>
    <w:rsid w:val="006A6D07"/>
    <w:rsid w:val="006B0B25"/>
    <w:rsid w:val="006B2104"/>
    <w:rsid w:val="006B30E9"/>
    <w:rsid w:val="006C0860"/>
    <w:rsid w:val="006C2D7E"/>
    <w:rsid w:val="006C431F"/>
    <w:rsid w:val="006C6395"/>
    <w:rsid w:val="006C732C"/>
    <w:rsid w:val="006D357D"/>
    <w:rsid w:val="006D40A3"/>
    <w:rsid w:val="006D6600"/>
    <w:rsid w:val="006E4DD4"/>
    <w:rsid w:val="006E77F2"/>
    <w:rsid w:val="006F3BFB"/>
    <w:rsid w:val="00701B03"/>
    <w:rsid w:val="00702741"/>
    <w:rsid w:val="00710894"/>
    <w:rsid w:val="0071494A"/>
    <w:rsid w:val="0071495D"/>
    <w:rsid w:val="00714BB2"/>
    <w:rsid w:val="0071597F"/>
    <w:rsid w:val="00716DD1"/>
    <w:rsid w:val="00717455"/>
    <w:rsid w:val="00717505"/>
    <w:rsid w:val="0072599F"/>
    <w:rsid w:val="007271E6"/>
    <w:rsid w:val="007342BF"/>
    <w:rsid w:val="00750D64"/>
    <w:rsid w:val="00750DD2"/>
    <w:rsid w:val="007523ED"/>
    <w:rsid w:val="00753D29"/>
    <w:rsid w:val="007554B4"/>
    <w:rsid w:val="007570E7"/>
    <w:rsid w:val="007578A3"/>
    <w:rsid w:val="00763B8E"/>
    <w:rsid w:val="00764681"/>
    <w:rsid w:val="00764A43"/>
    <w:rsid w:val="00764C66"/>
    <w:rsid w:val="00765247"/>
    <w:rsid w:val="00771DC7"/>
    <w:rsid w:val="00772808"/>
    <w:rsid w:val="007752E3"/>
    <w:rsid w:val="00775345"/>
    <w:rsid w:val="00775F7A"/>
    <w:rsid w:val="007766B6"/>
    <w:rsid w:val="0078019C"/>
    <w:rsid w:val="0078158F"/>
    <w:rsid w:val="00781B93"/>
    <w:rsid w:val="00783F60"/>
    <w:rsid w:val="0078560F"/>
    <w:rsid w:val="00787B7F"/>
    <w:rsid w:val="007A077B"/>
    <w:rsid w:val="007A0B49"/>
    <w:rsid w:val="007A29C6"/>
    <w:rsid w:val="007A3235"/>
    <w:rsid w:val="007A501A"/>
    <w:rsid w:val="007A6DDA"/>
    <w:rsid w:val="007B3D50"/>
    <w:rsid w:val="007C0A51"/>
    <w:rsid w:val="007C1C48"/>
    <w:rsid w:val="007D3EEF"/>
    <w:rsid w:val="007E0C0B"/>
    <w:rsid w:val="007E3464"/>
    <w:rsid w:val="007E3697"/>
    <w:rsid w:val="007E4DD6"/>
    <w:rsid w:val="007F1982"/>
    <w:rsid w:val="007F558A"/>
    <w:rsid w:val="007F5908"/>
    <w:rsid w:val="007F5AE4"/>
    <w:rsid w:val="007F6B5A"/>
    <w:rsid w:val="00800DA9"/>
    <w:rsid w:val="00806515"/>
    <w:rsid w:val="00812514"/>
    <w:rsid w:val="00815249"/>
    <w:rsid w:val="00824C55"/>
    <w:rsid w:val="008264C7"/>
    <w:rsid w:val="00827CF7"/>
    <w:rsid w:val="00830214"/>
    <w:rsid w:val="00831175"/>
    <w:rsid w:val="00831258"/>
    <w:rsid w:val="00833960"/>
    <w:rsid w:val="00840F89"/>
    <w:rsid w:val="00841626"/>
    <w:rsid w:val="00842F52"/>
    <w:rsid w:val="00843B93"/>
    <w:rsid w:val="008462D6"/>
    <w:rsid w:val="00846B2D"/>
    <w:rsid w:val="00850150"/>
    <w:rsid w:val="00851975"/>
    <w:rsid w:val="008528FD"/>
    <w:rsid w:val="00856692"/>
    <w:rsid w:val="00857C42"/>
    <w:rsid w:val="008626B2"/>
    <w:rsid w:val="00863240"/>
    <w:rsid w:val="00863D1F"/>
    <w:rsid w:val="00871B77"/>
    <w:rsid w:val="008729E1"/>
    <w:rsid w:val="008731C2"/>
    <w:rsid w:val="00873607"/>
    <w:rsid w:val="00873640"/>
    <w:rsid w:val="0088545F"/>
    <w:rsid w:val="00891787"/>
    <w:rsid w:val="008A1DED"/>
    <w:rsid w:val="008A23B2"/>
    <w:rsid w:val="008A5754"/>
    <w:rsid w:val="008A758E"/>
    <w:rsid w:val="008A7862"/>
    <w:rsid w:val="008A7D7D"/>
    <w:rsid w:val="008C0773"/>
    <w:rsid w:val="008C13EE"/>
    <w:rsid w:val="008C539F"/>
    <w:rsid w:val="008C5AC5"/>
    <w:rsid w:val="008C6365"/>
    <w:rsid w:val="008C649E"/>
    <w:rsid w:val="008C6BEE"/>
    <w:rsid w:val="008C73C9"/>
    <w:rsid w:val="008C752D"/>
    <w:rsid w:val="008D27CD"/>
    <w:rsid w:val="008D53CD"/>
    <w:rsid w:val="008D737E"/>
    <w:rsid w:val="008D7C07"/>
    <w:rsid w:val="008E3BC2"/>
    <w:rsid w:val="008E42E5"/>
    <w:rsid w:val="008E49D1"/>
    <w:rsid w:val="008E5EB7"/>
    <w:rsid w:val="008F3136"/>
    <w:rsid w:val="008F4DCA"/>
    <w:rsid w:val="008F73D3"/>
    <w:rsid w:val="00902B75"/>
    <w:rsid w:val="009052DB"/>
    <w:rsid w:val="009071F6"/>
    <w:rsid w:val="00910B71"/>
    <w:rsid w:val="00917EA2"/>
    <w:rsid w:val="00920EE5"/>
    <w:rsid w:val="0092172E"/>
    <w:rsid w:val="00922066"/>
    <w:rsid w:val="00922823"/>
    <w:rsid w:val="0092290E"/>
    <w:rsid w:val="00924BCD"/>
    <w:rsid w:val="00927B57"/>
    <w:rsid w:val="009421AA"/>
    <w:rsid w:val="009436A8"/>
    <w:rsid w:val="009461D0"/>
    <w:rsid w:val="009466F9"/>
    <w:rsid w:val="00952573"/>
    <w:rsid w:val="00952AEE"/>
    <w:rsid w:val="0096365E"/>
    <w:rsid w:val="00964B59"/>
    <w:rsid w:val="009763C1"/>
    <w:rsid w:val="009768F0"/>
    <w:rsid w:val="00980B08"/>
    <w:rsid w:val="00981B27"/>
    <w:rsid w:val="00990BF3"/>
    <w:rsid w:val="0099118B"/>
    <w:rsid w:val="00992EBD"/>
    <w:rsid w:val="009A3D54"/>
    <w:rsid w:val="009A72B3"/>
    <w:rsid w:val="009B2EF8"/>
    <w:rsid w:val="009B7378"/>
    <w:rsid w:val="009C42BE"/>
    <w:rsid w:val="009C668E"/>
    <w:rsid w:val="009D109F"/>
    <w:rsid w:val="009D759D"/>
    <w:rsid w:val="009E3B1F"/>
    <w:rsid w:val="009E4BDC"/>
    <w:rsid w:val="009E6A6D"/>
    <w:rsid w:val="009E76E1"/>
    <w:rsid w:val="009F13D3"/>
    <w:rsid w:val="009F4088"/>
    <w:rsid w:val="009F7553"/>
    <w:rsid w:val="009F7682"/>
    <w:rsid w:val="00A00699"/>
    <w:rsid w:val="00A012FB"/>
    <w:rsid w:val="00A13767"/>
    <w:rsid w:val="00A14FDE"/>
    <w:rsid w:val="00A1628D"/>
    <w:rsid w:val="00A16598"/>
    <w:rsid w:val="00A21A92"/>
    <w:rsid w:val="00A228EE"/>
    <w:rsid w:val="00A36E5F"/>
    <w:rsid w:val="00A40A6C"/>
    <w:rsid w:val="00A40D95"/>
    <w:rsid w:val="00A44A36"/>
    <w:rsid w:val="00A4762F"/>
    <w:rsid w:val="00A47E15"/>
    <w:rsid w:val="00A50A33"/>
    <w:rsid w:val="00A5131B"/>
    <w:rsid w:val="00A60538"/>
    <w:rsid w:val="00A705AB"/>
    <w:rsid w:val="00A80245"/>
    <w:rsid w:val="00A817DD"/>
    <w:rsid w:val="00A81B25"/>
    <w:rsid w:val="00A83984"/>
    <w:rsid w:val="00A92163"/>
    <w:rsid w:val="00A928DB"/>
    <w:rsid w:val="00A94B5B"/>
    <w:rsid w:val="00A94D95"/>
    <w:rsid w:val="00A94DF4"/>
    <w:rsid w:val="00A950BD"/>
    <w:rsid w:val="00A9678C"/>
    <w:rsid w:val="00A96B29"/>
    <w:rsid w:val="00A96B93"/>
    <w:rsid w:val="00AA2A0C"/>
    <w:rsid w:val="00AA527D"/>
    <w:rsid w:val="00AA6F15"/>
    <w:rsid w:val="00AB3D5E"/>
    <w:rsid w:val="00AC35A5"/>
    <w:rsid w:val="00AC5CE7"/>
    <w:rsid w:val="00AC78F0"/>
    <w:rsid w:val="00AD187A"/>
    <w:rsid w:val="00AD35C7"/>
    <w:rsid w:val="00AD5042"/>
    <w:rsid w:val="00AD5B93"/>
    <w:rsid w:val="00AD63F9"/>
    <w:rsid w:val="00AE1D49"/>
    <w:rsid w:val="00AE3DFC"/>
    <w:rsid w:val="00AE61D0"/>
    <w:rsid w:val="00AE64E9"/>
    <w:rsid w:val="00AF0F2D"/>
    <w:rsid w:val="00B00507"/>
    <w:rsid w:val="00B029B9"/>
    <w:rsid w:val="00B03BFD"/>
    <w:rsid w:val="00B040E1"/>
    <w:rsid w:val="00B064AC"/>
    <w:rsid w:val="00B078B6"/>
    <w:rsid w:val="00B07A1C"/>
    <w:rsid w:val="00B13182"/>
    <w:rsid w:val="00B14717"/>
    <w:rsid w:val="00B1646E"/>
    <w:rsid w:val="00B201FC"/>
    <w:rsid w:val="00B20AF4"/>
    <w:rsid w:val="00B21D25"/>
    <w:rsid w:val="00B23D9A"/>
    <w:rsid w:val="00B311DF"/>
    <w:rsid w:val="00B31D88"/>
    <w:rsid w:val="00B3201E"/>
    <w:rsid w:val="00B33F94"/>
    <w:rsid w:val="00B370C7"/>
    <w:rsid w:val="00B372AE"/>
    <w:rsid w:val="00B41FD8"/>
    <w:rsid w:val="00B43A5D"/>
    <w:rsid w:val="00B464A7"/>
    <w:rsid w:val="00B470B8"/>
    <w:rsid w:val="00B51D29"/>
    <w:rsid w:val="00B538A5"/>
    <w:rsid w:val="00B55110"/>
    <w:rsid w:val="00B57C83"/>
    <w:rsid w:val="00B60D9D"/>
    <w:rsid w:val="00B6365C"/>
    <w:rsid w:val="00B667E7"/>
    <w:rsid w:val="00B66EED"/>
    <w:rsid w:val="00B67367"/>
    <w:rsid w:val="00B71150"/>
    <w:rsid w:val="00B71C85"/>
    <w:rsid w:val="00B76588"/>
    <w:rsid w:val="00B76F20"/>
    <w:rsid w:val="00B77BF5"/>
    <w:rsid w:val="00B82719"/>
    <w:rsid w:val="00B83747"/>
    <w:rsid w:val="00B91142"/>
    <w:rsid w:val="00B94DE4"/>
    <w:rsid w:val="00B97A00"/>
    <w:rsid w:val="00BA2B06"/>
    <w:rsid w:val="00BB4121"/>
    <w:rsid w:val="00BB6913"/>
    <w:rsid w:val="00BC216D"/>
    <w:rsid w:val="00BC4748"/>
    <w:rsid w:val="00BD0B35"/>
    <w:rsid w:val="00BD6900"/>
    <w:rsid w:val="00BD6B88"/>
    <w:rsid w:val="00BD7DD4"/>
    <w:rsid w:val="00BE3056"/>
    <w:rsid w:val="00BF1056"/>
    <w:rsid w:val="00BF1A14"/>
    <w:rsid w:val="00BF2AF5"/>
    <w:rsid w:val="00C042C3"/>
    <w:rsid w:val="00C0653C"/>
    <w:rsid w:val="00C115CB"/>
    <w:rsid w:val="00C13753"/>
    <w:rsid w:val="00C27AEB"/>
    <w:rsid w:val="00C30256"/>
    <w:rsid w:val="00C30B3C"/>
    <w:rsid w:val="00C319E6"/>
    <w:rsid w:val="00C322D8"/>
    <w:rsid w:val="00C358D4"/>
    <w:rsid w:val="00C415FB"/>
    <w:rsid w:val="00C417E2"/>
    <w:rsid w:val="00C44C14"/>
    <w:rsid w:val="00C451F9"/>
    <w:rsid w:val="00C45E5C"/>
    <w:rsid w:val="00C51424"/>
    <w:rsid w:val="00C53D27"/>
    <w:rsid w:val="00C53D5D"/>
    <w:rsid w:val="00C57827"/>
    <w:rsid w:val="00C6554A"/>
    <w:rsid w:val="00C6564B"/>
    <w:rsid w:val="00C7377E"/>
    <w:rsid w:val="00C75246"/>
    <w:rsid w:val="00C761DE"/>
    <w:rsid w:val="00C76677"/>
    <w:rsid w:val="00C7735B"/>
    <w:rsid w:val="00C9368B"/>
    <w:rsid w:val="00C94A49"/>
    <w:rsid w:val="00C952C9"/>
    <w:rsid w:val="00C954E5"/>
    <w:rsid w:val="00CA2B32"/>
    <w:rsid w:val="00CA3DBF"/>
    <w:rsid w:val="00CA5C91"/>
    <w:rsid w:val="00CA7A6D"/>
    <w:rsid w:val="00CB640B"/>
    <w:rsid w:val="00CC5239"/>
    <w:rsid w:val="00CD2D36"/>
    <w:rsid w:val="00CD3E4E"/>
    <w:rsid w:val="00CD4008"/>
    <w:rsid w:val="00CD43F9"/>
    <w:rsid w:val="00CE2EFE"/>
    <w:rsid w:val="00CE4D4E"/>
    <w:rsid w:val="00CE580A"/>
    <w:rsid w:val="00CF4798"/>
    <w:rsid w:val="00CF6613"/>
    <w:rsid w:val="00CF72D4"/>
    <w:rsid w:val="00CF731A"/>
    <w:rsid w:val="00CF7E91"/>
    <w:rsid w:val="00D019B1"/>
    <w:rsid w:val="00D03DB1"/>
    <w:rsid w:val="00D054B6"/>
    <w:rsid w:val="00D076EF"/>
    <w:rsid w:val="00D108B4"/>
    <w:rsid w:val="00D135FA"/>
    <w:rsid w:val="00D140C5"/>
    <w:rsid w:val="00D145E2"/>
    <w:rsid w:val="00D1597A"/>
    <w:rsid w:val="00D16CA0"/>
    <w:rsid w:val="00D2104C"/>
    <w:rsid w:val="00D246BF"/>
    <w:rsid w:val="00D25F52"/>
    <w:rsid w:val="00D26829"/>
    <w:rsid w:val="00D27ADB"/>
    <w:rsid w:val="00D312F9"/>
    <w:rsid w:val="00D36C2A"/>
    <w:rsid w:val="00D4034F"/>
    <w:rsid w:val="00D41B38"/>
    <w:rsid w:val="00D42016"/>
    <w:rsid w:val="00D44135"/>
    <w:rsid w:val="00D504AA"/>
    <w:rsid w:val="00D6136C"/>
    <w:rsid w:val="00D61ED8"/>
    <w:rsid w:val="00D63F88"/>
    <w:rsid w:val="00D652A5"/>
    <w:rsid w:val="00D6775D"/>
    <w:rsid w:val="00D723EE"/>
    <w:rsid w:val="00D72554"/>
    <w:rsid w:val="00D75861"/>
    <w:rsid w:val="00D81CF4"/>
    <w:rsid w:val="00D85438"/>
    <w:rsid w:val="00D9029D"/>
    <w:rsid w:val="00DA2427"/>
    <w:rsid w:val="00DB047B"/>
    <w:rsid w:val="00DB2A60"/>
    <w:rsid w:val="00DB4FCE"/>
    <w:rsid w:val="00DC6E44"/>
    <w:rsid w:val="00DD0849"/>
    <w:rsid w:val="00DD129E"/>
    <w:rsid w:val="00DD1744"/>
    <w:rsid w:val="00DD7536"/>
    <w:rsid w:val="00DE1484"/>
    <w:rsid w:val="00DE2457"/>
    <w:rsid w:val="00DE4825"/>
    <w:rsid w:val="00DE50C1"/>
    <w:rsid w:val="00DE772A"/>
    <w:rsid w:val="00DF12F4"/>
    <w:rsid w:val="00DF3A5A"/>
    <w:rsid w:val="00DF4695"/>
    <w:rsid w:val="00E02E45"/>
    <w:rsid w:val="00E03667"/>
    <w:rsid w:val="00E04B4C"/>
    <w:rsid w:val="00E10F8F"/>
    <w:rsid w:val="00E154DA"/>
    <w:rsid w:val="00E15A14"/>
    <w:rsid w:val="00E17F98"/>
    <w:rsid w:val="00E2024B"/>
    <w:rsid w:val="00E213BA"/>
    <w:rsid w:val="00E225BB"/>
    <w:rsid w:val="00E23198"/>
    <w:rsid w:val="00E25B48"/>
    <w:rsid w:val="00E25F20"/>
    <w:rsid w:val="00E32394"/>
    <w:rsid w:val="00E3456D"/>
    <w:rsid w:val="00E3605F"/>
    <w:rsid w:val="00E369CD"/>
    <w:rsid w:val="00E419C8"/>
    <w:rsid w:val="00E46ABE"/>
    <w:rsid w:val="00E473FB"/>
    <w:rsid w:val="00E501CB"/>
    <w:rsid w:val="00E503FE"/>
    <w:rsid w:val="00E50D03"/>
    <w:rsid w:val="00E514CC"/>
    <w:rsid w:val="00E52BB9"/>
    <w:rsid w:val="00E64B87"/>
    <w:rsid w:val="00E66E37"/>
    <w:rsid w:val="00E67897"/>
    <w:rsid w:val="00E70261"/>
    <w:rsid w:val="00E70393"/>
    <w:rsid w:val="00E71FF6"/>
    <w:rsid w:val="00E7320B"/>
    <w:rsid w:val="00E73CA4"/>
    <w:rsid w:val="00E76A9D"/>
    <w:rsid w:val="00E80700"/>
    <w:rsid w:val="00E8084F"/>
    <w:rsid w:val="00E80C6A"/>
    <w:rsid w:val="00E82D1D"/>
    <w:rsid w:val="00E92962"/>
    <w:rsid w:val="00E95BAC"/>
    <w:rsid w:val="00EA2100"/>
    <w:rsid w:val="00EA3537"/>
    <w:rsid w:val="00EA51DA"/>
    <w:rsid w:val="00EB02CC"/>
    <w:rsid w:val="00EB0ED6"/>
    <w:rsid w:val="00EB2017"/>
    <w:rsid w:val="00EB2FE9"/>
    <w:rsid w:val="00EC5BC5"/>
    <w:rsid w:val="00ED151B"/>
    <w:rsid w:val="00ED64C4"/>
    <w:rsid w:val="00EE2170"/>
    <w:rsid w:val="00EE296D"/>
    <w:rsid w:val="00EF05EB"/>
    <w:rsid w:val="00EF07C0"/>
    <w:rsid w:val="00EF0DBD"/>
    <w:rsid w:val="00EF3B6D"/>
    <w:rsid w:val="00EF3C16"/>
    <w:rsid w:val="00EF714D"/>
    <w:rsid w:val="00F00F2D"/>
    <w:rsid w:val="00F015D3"/>
    <w:rsid w:val="00F01BA9"/>
    <w:rsid w:val="00F029BB"/>
    <w:rsid w:val="00F03B7A"/>
    <w:rsid w:val="00F07206"/>
    <w:rsid w:val="00F12E76"/>
    <w:rsid w:val="00F141DA"/>
    <w:rsid w:val="00F24242"/>
    <w:rsid w:val="00F25F24"/>
    <w:rsid w:val="00F3296F"/>
    <w:rsid w:val="00F334D9"/>
    <w:rsid w:val="00F36522"/>
    <w:rsid w:val="00F43D4C"/>
    <w:rsid w:val="00F4545F"/>
    <w:rsid w:val="00F50CBB"/>
    <w:rsid w:val="00F5430B"/>
    <w:rsid w:val="00F56C18"/>
    <w:rsid w:val="00F61715"/>
    <w:rsid w:val="00F634DB"/>
    <w:rsid w:val="00F643E1"/>
    <w:rsid w:val="00F657FF"/>
    <w:rsid w:val="00F65AA8"/>
    <w:rsid w:val="00F673D3"/>
    <w:rsid w:val="00F745CF"/>
    <w:rsid w:val="00F77F19"/>
    <w:rsid w:val="00F9170C"/>
    <w:rsid w:val="00FA260E"/>
    <w:rsid w:val="00FA662F"/>
    <w:rsid w:val="00FB0903"/>
    <w:rsid w:val="00FB1A42"/>
    <w:rsid w:val="00FB645B"/>
    <w:rsid w:val="00FB7819"/>
    <w:rsid w:val="00FC5B95"/>
    <w:rsid w:val="00FC5D06"/>
    <w:rsid w:val="00FD3640"/>
    <w:rsid w:val="00FD538F"/>
    <w:rsid w:val="00FD6AA1"/>
    <w:rsid w:val="00FE0FCB"/>
    <w:rsid w:val="00FE1FAD"/>
    <w:rsid w:val="00FE5664"/>
    <w:rsid w:val="00FE7DD3"/>
    <w:rsid w:val="00FF0CFC"/>
    <w:rsid w:val="00FF1C23"/>
    <w:rsid w:val="00FF6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35B24"/>
  <w15:chartTrackingRefBased/>
  <w15:docId w15:val="{DA1389D8-49E9-41CF-AAA0-3BB95C7C5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4798"/>
    <w:pPr>
      <w:autoSpaceDE w:val="0"/>
      <w:autoSpaceDN w:val="0"/>
      <w:adjustRightInd w:val="0"/>
      <w:spacing w:after="0" w:line="276" w:lineRule="auto"/>
      <w:ind w:firstLine="567"/>
      <w:jc w:val="both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EA3537"/>
    <w:pPr>
      <w:keepNext/>
      <w:keepLines/>
      <w:numPr>
        <w:numId w:val="11"/>
      </w:numPr>
      <w:spacing w:before="240" w:after="240"/>
      <w:ind w:left="426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7773B"/>
    <w:pPr>
      <w:keepNext/>
      <w:keepLines/>
      <w:numPr>
        <w:ilvl w:val="1"/>
        <w:numId w:val="8"/>
      </w:numPr>
      <w:spacing w:before="40" w:after="240"/>
      <w:outlineLvl w:val="1"/>
    </w:pPr>
    <w:rPr>
      <w:rFonts w:eastAsiaTheme="majorEastAsia" w:cstheme="majorBidi"/>
      <w:b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406F6"/>
    <w:pPr>
      <w:keepNext/>
      <w:keepLines/>
      <w:spacing w:before="40" w:after="240" w:line="256" w:lineRule="auto"/>
      <w:outlineLvl w:val="2"/>
    </w:pPr>
    <w:rPr>
      <w:rFonts w:eastAsiaTheme="majorEastAsia" w:cstheme="majorBidi"/>
      <w:b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396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396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3963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3963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3963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3963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EA3537"/>
    <w:rPr>
      <w:rFonts w:ascii="Times New Roman" w:eastAsiaTheme="majorEastAsia" w:hAnsi="Times New Roman" w:cstheme="majorBidi"/>
      <w:b/>
      <w:color w:val="000000"/>
      <w:kern w:val="0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7773B"/>
    <w:rPr>
      <w:rFonts w:ascii="Times New Roman" w:eastAsiaTheme="majorEastAsia" w:hAnsi="Times New Roman" w:cstheme="majorBidi"/>
      <w:b/>
      <w:color w:val="000000"/>
      <w:kern w:val="0"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rsid w:val="006406F6"/>
    <w:rPr>
      <w:rFonts w:ascii="Times New Roman" w:eastAsiaTheme="majorEastAsia" w:hAnsi="Times New Roman" w:cstheme="majorBidi"/>
      <w:b/>
      <w:color w:val="000000"/>
      <w:kern w:val="0"/>
      <w:sz w:val="24"/>
      <w:lang w:val="en-US"/>
    </w:rPr>
  </w:style>
  <w:style w:type="paragraph" w:styleId="a4">
    <w:name w:val="caption"/>
    <w:basedOn w:val="a"/>
    <w:next w:val="a"/>
    <w:autoRedefine/>
    <w:unhideWhenUsed/>
    <w:qFormat/>
    <w:rsid w:val="001643DA"/>
    <w:pPr>
      <w:keepNext/>
      <w:tabs>
        <w:tab w:val="center" w:pos="8550"/>
      </w:tabs>
      <w:spacing w:after="5" w:line="360" w:lineRule="auto"/>
      <w:ind w:hanging="11"/>
      <w:contextualSpacing/>
      <w:jc w:val="center"/>
    </w:pPr>
    <w:rPr>
      <w:rFonts w:eastAsia="Times New Roman"/>
      <w:iCs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5D3963"/>
    <w:rPr>
      <w:rFonts w:eastAsiaTheme="majorEastAsia" w:cstheme="majorBidi"/>
      <w:i/>
      <w:iCs/>
      <w:color w:val="2F5496" w:themeColor="accent1" w:themeShade="BF"/>
      <w:kern w:val="0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D3963"/>
    <w:rPr>
      <w:rFonts w:eastAsiaTheme="majorEastAsia" w:cstheme="majorBidi"/>
      <w:color w:val="2F5496" w:themeColor="accent1" w:themeShade="BF"/>
      <w:kern w:val="0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D3963"/>
    <w:rPr>
      <w:rFonts w:eastAsiaTheme="majorEastAsia" w:cstheme="majorBidi"/>
      <w:i/>
      <w:iCs/>
      <w:color w:val="595959" w:themeColor="text1" w:themeTint="A6"/>
      <w:kern w:val="0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D3963"/>
    <w:rPr>
      <w:rFonts w:eastAsiaTheme="majorEastAsia" w:cstheme="majorBidi"/>
      <w:color w:val="595959" w:themeColor="text1" w:themeTint="A6"/>
      <w:kern w:val="0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D3963"/>
    <w:rPr>
      <w:rFonts w:eastAsiaTheme="majorEastAsia" w:cstheme="majorBidi"/>
      <w:i/>
      <w:iCs/>
      <w:color w:val="272727" w:themeColor="text1" w:themeTint="D8"/>
      <w:kern w:val="0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D3963"/>
    <w:rPr>
      <w:rFonts w:eastAsiaTheme="majorEastAsia" w:cstheme="majorBidi"/>
      <w:color w:val="272727" w:themeColor="text1" w:themeTint="D8"/>
      <w:kern w:val="0"/>
      <w:sz w:val="24"/>
      <w:szCs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5D396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D396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5D3963"/>
    <w:pPr>
      <w:numPr>
        <w:ilvl w:val="1"/>
      </w:numPr>
      <w:spacing w:after="160"/>
      <w:ind w:firstLine="54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D3963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5D39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3963"/>
    <w:rPr>
      <w:rFonts w:ascii="Times New Roman" w:hAnsi="Times New Roman" w:cs="Times New Roman"/>
      <w:i/>
      <w:iCs/>
      <w:color w:val="404040" w:themeColor="text1" w:themeTint="BF"/>
      <w:kern w:val="0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5D3963"/>
    <w:pPr>
      <w:ind w:left="720"/>
    </w:pPr>
  </w:style>
  <w:style w:type="paragraph" w:styleId="aa">
    <w:name w:val="Intense Quote"/>
    <w:basedOn w:val="a"/>
    <w:next w:val="a"/>
    <w:link w:val="ab"/>
    <w:uiPriority w:val="30"/>
    <w:qFormat/>
    <w:rsid w:val="005D39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5D3963"/>
    <w:rPr>
      <w:rFonts w:ascii="Times New Roman" w:hAnsi="Times New Roman" w:cs="Times New Roman"/>
      <w:i/>
      <w:iCs/>
      <w:color w:val="2F5496" w:themeColor="accent1" w:themeShade="BF"/>
      <w:kern w:val="0"/>
      <w:sz w:val="24"/>
      <w:szCs w:val="24"/>
      <w:lang w:eastAsia="ru-RU"/>
    </w:rPr>
  </w:style>
  <w:style w:type="character" w:styleId="ac">
    <w:name w:val="Intense Reference"/>
    <w:basedOn w:val="a0"/>
    <w:uiPriority w:val="32"/>
    <w:qFormat/>
    <w:rsid w:val="005D3963"/>
    <w:rPr>
      <w:b/>
      <w:bCs/>
      <w:smallCaps/>
      <w:color w:val="2F5496" w:themeColor="accent1" w:themeShade="BF"/>
      <w:spacing w:val="5"/>
    </w:rPr>
  </w:style>
  <w:style w:type="paragraph" w:customStyle="1" w:styleId="TextBody">
    <w:name w:val="Text Body"/>
    <w:basedOn w:val="a"/>
    <w:qFormat/>
    <w:rsid w:val="005D3963"/>
    <w:pPr>
      <w:spacing w:line="360" w:lineRule="auto"/>
      <w:ind w:firstLine="0"/>
    </w:pPr>
    <w:rPr>
      <w:rFonts w:ascii="Liberation Serif" w:eastAsia="NSimSun" w:hAnsi="Liberation Serif" w:cs="Arial"/>
      <w:sz w:val="28"/>
      <w:szCs w:val="28"/>
    </w:rPr>
  </w:style>
  <w:style w:type="paragraph" w:customStyle="1" w:styleId="Default">
    <w:name w:val="Default"/>
    <w:rsid w:val="00385B0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5B0289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5B0289"/>
  </w:style>
  <w:style w:type="paragraph" w:styleId="23">
    <w:name w:val="toc 2"/>
    <w:basedOn w:val="a"/>
    <w:next w:val="a"/>
    <w:autoRedefine/>
    <w:uiPriority w:val="39"/>
    <w:unhideWhenUsed/>
    <w:rsid w:val="005B0289"/>
    <w:pPr>
      <w:ind w:left="240"/>
    </w:pPr>
  </w:style>
  <w:style w:type="paragraph" w:styleId="31">
    <w:name w:val="toc 3"/>
    <w:basedOn w:val="a"/>
    <w:next w:val="a"/>
    <w:autoRedefine/>
    <w:uiPriority w:val="39"/>
    <w:unhideWhenUsed/>
    <w:rsid w:val="005B0289"/>
    <w:pPr>
      <w:ind w:left="480"/>
    </w:pPr>
  </w:style>
  <w:style w:type="character" w:styleId="ae">
    <w:name w:val="Hyperlink"/>
    <w:basedOn w:val="a0"/>
    <w:uiPriority w:val="99"/>
    <w:unhideWhenUsed/>
    <w:rsid w:val="005B0289"/>
    <w:rPr>
      <w:color w:val="0563C1" w:themeColor="hyperlink"/>
      <w:u w:val="single"/>
    </w:rPr>
  </w:style>
  <w:style w:type="paragraph" w:styleId="af">
    <w:name w:val="table of figures"/>
    <w:basedOn w:val="a"/>
    <w:next w:val="a"/>
    <w:uiPriority w:val="99"/>
    <w:unhideWhenUsed/>
    <w:rsid w:val="00E04B4C"/>
  </w:style>
  <w:style w:type="paragraph" w:styleId="af0">
    <w:name w:val="header"/>
    <w:basedOn w:val="a"/>
    <w:link w:val="af1"/>
    <w:uiPriority w:val="99"/>
    <w:unhideWhenUsed/>
    <w:rsid w:val="00842F52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42F52"/>
    <w:rPr>
      <w:rFonts w:ascii="Times New Roman" w:hAnsi="Times New Roman" w:cs="Times New Roman"/>
      <w:color w:val="000000" w:themeColor="text1"/>
      <w:kern w:val="0"/>
      <w:sz w:val="24"/>
      <w:szCs w:val="24"/>
      <w:lang w:eastAsia="ru-RU"/>
    </w:rPr>
  </w:style>
  <w:style w:type="paragraph" w:styleId="af2">
    <w:name w:val="footer"/>
    <w:basedOn w:val="a"/>
    <w:link w:val="af3"/>
    <w:uiPriority w:val="99"/>
    <w:unhideWhenUsed/>
    <w:rsid w:val="00842F52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42F52"/>
    <w:rPr>
      <w:rFonts w:ascii="Times New Roman" w:hAnsi="Times New Roman" w:cs="Times New Roman"/>
      <w:color w:val="000000" w:themeColor="text1"/>
      <w:kern w:val="0"/>
      <w:sz w:val="24"/>
      <w:szCs w:val="24"/>
      <w:lang w:eastAsia="ru-RU"/>
    </w:rPr>
  </w:style>
  <w:style w:type="paragraph" w:styleId="af4">
    <w:name w:val="Revision"/>
    <w:hidden/>
    <w:uiPriority w:val="99"/>
    <w:semiHidden/>
    <w:rsid w:val="0088545F"/>
    <w:pPr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7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microsoft.com/office/2011/relationships/people" Target="peop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9B954-FC0B-4C49-BB96-7942B42A9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2321</TotalTime>
  <Pages>26</Pages>
  <Words>3534</Words>
  <Characters>20150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 Nepo</dc:creator>
  <cp:keywords/>
  <dc:description/>
  <cp:lastModifiedBy>Mat Nepo</cp:lastModifiedBy>
  <cp:revision>852</cp:revision>
  <dcterms:created xsi:type="dcterms:W3CDTF">2024-03-12T12:11:00Z</dcterms:created>
  <dcterms:modified xsi:type="dcterms:W3CDTF">2024-03-27T16:37:00Z</dcterms:modified>
</cp:coreProperties>
</file>